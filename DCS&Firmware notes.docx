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79D5A" w14:textId="77777777" w:rsidR="00945A6A" w:rsidRDefault="00945A6A" w:rsidP="00945A6A">
      <w:pPr>
        <w:rPr>
          <w:b/>
          <w:bCs/>
          <w:sz w:val="28"/>
          <w:szCs w:val="28"/>
          <w:lang w:val="en-US"/>
        </w:rPr>
      </w:pPr>
      <w:r>
        <w:rPr>
          <w:b/>
          <w:bCs/>
          <w:sz w:val="28"/>
          <w:szCs w:val="28"/>
          <w:lang w:val="en-US"/>
        </w:rPr>
        <w:t>IoT’s:</w:t>
      </w:r>
    </w:p>
    <w:p w14:paraId="2A0C6023" w14:textId="77777777" w:rsidR="00945A6A" w:rsidRDefault="00945A6A" w:rsidP="00945A6A">
      <w:pPr>
        <w:rPr>
          <w:b/>
          <w:bCs/>
          <w:lang w:val="en-US"/>
        </w:rPr>
      </w:pPr>
      <w:r w:rsidRPr="00B518CD">
        <w:rPr>
          <w:b/>
          <w:bCs/>
          <w:lang w:val="en-US"/>
        </w:rPr>
        <w:t>Protocols:</w:t>
      </w:r>
    </w:p>
    <w:p w14:paraId="37D0DB68" w14:textId="77777777" w:rsidR="00945A6A" w:rsidRDefault="00945A6A" w:rsidP="00945A6A">
      <w:pPr>
        <w:rPr>
          <w:b/>
          <w:bCs/>
          <w:lang w:val="en-US"/>
        </w:rPr>
      </w:pPr>
      <w:r>
        <w:rPr>
          <w:b/>
          <w:bCs/>
          <w:lang w:val="en-US"/>
        </w:rPr>
        <w:t>1. FTP (File Transfer Protocol)</w:t>
      </w:r>
    </w:p>
    <w:p w14:paraId="627E0390" w14:textId="77777777" w:rsidR="00945A6A" w:rsidRDefault="00945A6A" w:rsidP="00945A6A">
      <w:pPr>
        <w:rPr>
          <w:b/>
          <w:bCs/>
          <w:lang w:val="en-US"/>
        </w:rPr>
      </w:pPr>
      <w:r>
        <w:rPr>
          <w:b/>
          <w:bCs/>
          <w:lang w:val="en-US"/>
        </w:rPr>
        <w:t>2. one M2M ()</w:t>
      </w:r>
    </w:p>
    <w:p w14:paraId="175BA2E7" w14:textId="77777777" w:rsidR="00945A6A" w:rsidRDefault="00945A6A" w:rsidP="00945A6A">
      <w:pPr>
        <w:rPr>
          <w:b/>
          <w:bCs/>
          <w:lang w:val="en-US"/>
        </w:rPr>
      </w:pPr>
      <w:r>
        <w:rPr>
          <w:b/>
          <w:bCs/>
          <w:lang w:val="en-US"/>
        </w:rPr>
        <w:t>3. LW M2M (Light Weight Machine to Machine)</w:t>
      </w:r>
    </w:p>
    <w:p w14:paraId="31852780" w14:textId="77777777" w:rsidR="00945A6A" w:rsidRDefault="00945A6A" w:rsidP="00945A6A">
      <w:pPr>
        <w:rPr>
          <w:b/>
          <w:bCs/>
          <w:lang w:val="en-US"/>
        </w:rPr>
      </w:pPr>
      <w:r>
        <w:rPr>
          <w:b/>
          <w:bCs/>
          <w:lang w:val="en-US"/>
        </w:rPr>
        <w:t>4. OMA-DM (Open Mobile Alliance-Device Management)</w:t>
      </w:r>
    </w:p>
    <w:p w14:paraId="5C491A16" w14:textId="77777777" w:rsidR="00945A6A" w:rsidRDefault="00945A6A" w:rsidP="00945A6A">
      <w:pPr>
        <w:rPr>
          <w:b/>
          <w:bCs/>
          <w:lang w:val="en-US"/>
        </w:rPr>
      </w:pPr>
      <w:r>
        <w:rPr>
          <w:b/>
          <w:bCs/>
          <w:lang w:val="en-US"/>
        </w:rPr>
        <w:t>5. TR06 ()</w:t>
      </w:r>
    </w:p>
    <w:p w14:paraId="7B7AADDB" w14:textId="77777777" w:rsidR="00945A6A" w:rsidRDefault="00945A6A" w:rsidP="00945A6A">
      <w:pPr>
        <w:rPr>
          <w:b/>
          <w:bCs/>
          <w:lang w:val="en-US"/>
        </w:rPr>
      </w:pPr>
      <w:r>
        <w:rPr>
          <w:b/>
          <w:bCs/>
          <w:lang w:val="en-US"/>
        </w:rPr>
        <w:t>6. MQTT (</w:t>
      </w:r>
      <w:r w:rsidRPr="00B518CD">
        <w:rPr>
          <w:rStyle w:val="Emphasis"/>
          <w:rFonts w:cstheme="minorHAnsi"/>
          <w:b/>
          <w:bCs/>
          <w:color w:val="000000" w:themeColor="text1"/>
          <w:shd w:val="clear" w:color="auto" w:fill="FFFFFF"/>
        </w:rPr>
        <w:t>Message Queuing Telemetry Transport</w:t>
      </w:r>
      <w:r>
        <w:rPr>
          <w:b/>
          <w:bCs/>
          <w:lang w:val="en-US"/>
        </w:rPr>
        <w:t>)</w:t>
      </w:r>
    </w:p>
    <w:p w14:paraId="2C6CB208" w14:textId="77777777" w:rsidR="00945A6A" w:rsidRDefault="00945A6A" w:rsidP="00945A6A">
      <w:pPr>
        <w:rPr>
          <w:b/>
          <w:bCs/>
          <w:lang w:val="en-US"/>
        </w:rPr>
      </w:pPr>
    </w:p>
    <w:p w14:paraId="60F69FF7" w14:textId="77777777" w:rsidR="00945A6A" w:rsidRDefault="00945A6A" w:rsidP="00945A6A">
      <w:pPr>
        <w:rPr>
          <w:b/>
          <w:bCs/>
          <w:lang w:val="en-US"/>
        </w:rPr>
      </w:pPr>
      <w:r>
        <w:rPr>
          <w:b/>
          <w:bCs/>
          <w:lang w:val="en-US"/>
        </w:rPr>
        <w:t>===================================================================</w:t>
      </w:r>
    </w:p>
    <w:p w14:paraId="7063B65F" w14:textId="77777777" w:rsidR="00945A6A" w:rsidRDefault="00945A6A" w:rsidP="00945A6A">
      <w:pPr>
        <w:rPr>
          <w:b/>
          <w:bCs/>
          <w:lang w:val="en-US"/>
        </w:rPr>
      </w:pPr>
      <w:r>
        <w:rPr>
          <w:b/>
          <w:bCs/>
          <w:lang w:val="en-US"/>
        </w:rPr>
        <w:t>HTTP, MQTT, CoAP, WS</w:t>
      </w:r>
    </w:p>
    <w:p w14:paraId="3C584D14" w14:textId="77777777" w:rsidR="00945A6A" w:rsidRDefault="00945A6A" w:rsidP="00945A6A">
      <w:pPr>
        <w:rPr>
          <w:b/>
          <w:bCs/>
          <w:lang w:val="en-US"/>
        </w:rPr>
      </w:pPr>
      <w:r>
        <w:rPr>
          <w:b/>
          <w:bCs/>
          <w:lang w:val="en-US"/>
        </w:rPr>
        <w:t>CoAP (</w:t>
      </w:r>
      <w:r w:rsidRPr="00E2134B">
        <w:rPr>
          <w:rFonts w:cstheme="minorHAnsi"/>
          <w:color w:val="000000" w:themeColor="text1"/>
        </w:rPr>
        <w:t>Constrained Application Protocol</w:t>
      </w:r>
      <w:r>
        <w:rPr>
          <w:b/>
          <w:bCs/>
          <w:lang w:val="en-US"/>
        </w:rPr>
        <w:t xml:space="preserve">): </w:t>
      </w:r>
    </w:p>
    <w:p w14:paraId="2291C7C4" w14:textId="77777777" w:rsidR="00945A6A" w:rsidRDefault="00945A6A" w:rsidP="00945A6A">
      <w:pPr>
        <w:rPr>
          <w:rFonts w:cstheme="minorHAnsi"/>
          <w:color w:val="000000" w:themeColor="text1"/>
        </w:rPr>
      </w:pPr>
      <w:r w:rsidRPr="00E2134B">
        <w:rPr>
          <w:rFonts w:cstheme="minorHAnsi"/>
          <w:color w:val="000000" w:themeColor="text1"/>
        </w:rPr>
        <w:t>CoAP, </w:t>
      </w:r>
      <w:r w:rsidRPr="00E2134B">
        <w:rPr>
          <w:rStyle w:val="topic-highlight"/>
          <w:rFonts w:cstheme="minorHAnsi"/>
          <w:color w:val="000000" w:themeColor="text1"/>
        </w:rPr>
        <w:t>Constrained Application Protocol</w:t>
      </w:r>
      <w:r w:rsidRPr="00E2134B">
        <w:rPr>
          <w:rFonts w:cstheme="minorHAnsi"/>
          <w:color w:val="000000" w:themeColor="text1"/>
        </w:rPr>
        <w:t>, is a RESTful application protocol running over UDP that is used for resource-constrained, low-power devices in lossy networks, especially optimized for deployments with a high number of end devices within the network.</w:t>
      </w:r>
    </w:p>
    <w:p w14:paraId="4DA97954" w14:textId="77777777" w:rsidR="00945A6A" w:rsidRDefault="00945A6A" w:rsidP="00945A6A">
      <w:pPr>
        <w:rPr>
          <w:rFonts w:cstheme="minorHAnsi"/>
          <w:color w:val="000000" w:themeColor="text1"/>
        </w:rPr>
      </w:pPr>
    </w:p>
    <w:p w14:paraId="79A05E29" w14:textId="77777777" w:rsidR="00945A6A" w:rsidRDefault="00945A6A" w:rsidP="00945A6A">
      <w:pPr>
        <w:rPr>
          <w:rFonts w:cstheme="minorHAnsi"/>
          <w:color w:val="000000" w:themeColor="text1"/>
        </w:rPr>
      </w:pPr>
    </w:p>
    <w:p w14:paraId="18493226" w14:textId="77777777" w:rsidR="00945A6A" w:rsidRDefault="00945A6A" w:rsidP="00945A6A">
      <w:pPr>
        <w:rPr>
          <w:rFonts w:cstheme="minorHAnsi"/>
          <w:color w:val="000000" w:themeColor="text1"/>
        </w:rPr>
      </w:pPr>
      <w:r>
        <w:rPr>
          <w:rFonts w:cstheme="minorHAnsi"/>
          <w:color w:val="000000" w:themeColor="text1"/>
        </w:rPr>
        <w:t>===================================================================</w:t>
      </w:r>
    </w:p>
    <w:p w14:paraId="4B159AF8" w14:textId="77777777" w:rsidR="00945A6A" w:rsidRDefault="00945A6A" w:rsidP="00945A6A">
      <w:pPr>
        <w:rPr>
          <w:rFonts w:cstheme="minorHAnsi"/>
          <w:b/>
          <w:bCs/>
          <w:color w:val="000000" w:themeColor="text1"/>
          <w:lang w:val="en-US"/>
        </w:rPr>
      </w:pPr>
      <w:r>
        <w:rPr>
          <w:rFonts w:cstheme="minorHAnsi"/>
          <w:b/>
          <w:bCs/>
          <w:color w:val="000000" w:themeColor="text1"/>
          <w:lang w:val="en-US"/>
        </w:rPr>
        <w:t>Local Connectivity:</w:t>
      </w:r>
    </w:p>
    <w:p w14:paraId="16E6FAA8" w14:textId="77777777" w:rsidR="00945A6A" w:rsidRDefault="00945A6A" w:rsidP="00945A6A">
      <w:pPr>
        <w:rPr>
          <w:rFonts w:cstheme="minorHAnsi"/>
          <w:b/>
          <w:bCs/>
          <w:color w:val="000000" w:themeColor="text1"/>
          <w:lang w:val="en-US"/>
        </w:rPr>
      </w:pPr>
      <w:r>
        <w:rPr>
          <w:rFonts w:cstheme="minorHAnsi"/>
          <w:b/>
          <w:bCs/>
          <w:color w:val="000000" w:themeColor="text1"/>
          <w:lang w:val="en-US"/>
        </w:rPr>
        <w:t>1. NFC (Near-Field Communication)</w:t>
      </w:r>
    </w:p>
    <w:p w14:paraId="362ABB59" w14:textId="77777777" w:rsidR="00945A6A" w:rsidRDefault="00945A6A" w:rsidP="00945A6A">
      <w:pPr>
        <w:rPr>
          <w:rFonts w:cstheme="minorHAnsi"/>
          <w:color w:val="000000" w:themeColor="text1"/>
          <w:shd w:val="clear" w:color="auto" w:fill="FFFFFF"/>
        </w:rPr>
      </w:pPr>
      <w:r w:rsidRPr="00A17C80">
        <w:rPr>
          <w:rFonts w:cstheme="minorHAnsi"/>
          <w:color w:val="000000" w:themeColor="text1"/>
        </w:rPr>
        <w:t>Near Field Communication</w:t>
      </w:r>
      <w:r w:rsidRPr="00A17C80">
        <w:rPr>
          <w:rFonts w:cstheme="minorHAnsi"/>
          <w:color w:val="000000" w:themeColor="text1"/>
          <w:shd w:val="clear" w:color="auto" w:fill="FFFFFF"/>
        </w:rPr>
        <w:t xml:space="preserve"> (NFC) is a set of short-range wireless technologies, typically requiring </w:t>
      </w:r>
      <w:proofErr w:type="gramStart"/>
      <w:r w:rsidRPr="00A17C80">
        <w:rPr>
          <w:rFonts w:cstheme="minorHAnsi"/>
          <w:color w:val="000000" w:themeColor="text1"/>
          <w:shd w:val="clear" w:color="auto" w:fill="FFFFFF"/>
        </w:rPr>
        <w:t>a distance of 4cm</w:t>
      </w:r>
      <w:proofErr w:type="gramEnd"/>
      <w:r w:rsidRPr="00A17C80">
        <w:rPr>
          <w:rFonts w:cstheme="minorHAnsi"/>
          <w:color w:val="000000" w:themeColor="text1"/>
          <w:shd w:val="clear" w:color="auto" w:fill="FFFFFF"/>
        </w:rPr>
        <w:t xml:space="preserve"> or less to initiate a connection.</w:t>
      </w:r>
    </w:p>
    <w:p w14:paraId="206227A4" w14:textId="77777777" w:rsidR="00945A6A" w:rsidRDefault="00945A6A" w:rsidP="00945A6A">
      <w:pPr>
        <w:rPr>
          <w:rFonts w:cstheme="minorHAnsi"/>
          <w:b/>
          <w:bCs/>
          <w:color w:val="000000" w:themeColor="text1"/>
          <w:shd w:val="clear" w:color="auto" w:fill="FFFFFF"/>
        </w:rPr>
      </w:pPr>
      <w:r w:rsidRPr="004A797E">
        <w:rPr>
          <w:rFonts w:cstheme="minorHAnsi"/>
          <w:b/>
          <w:bCs/>
          <w:color w:val="000000" w:themeColor="text1"/>
          <w:shd w:val="clear" w:color="auto" w:fill="FFFFFF"/>
        </w:rPr>
        <w:t>2. BLE (Bluetooth Low Energy)</w:t>
      </w:r>
    </w:p>
    <w:p w14:paraId="70977E0A" w14:textId="77777777" w:rsidR="00945A6A" w:rsidRPr="004A797E" w:rsidRDefault="00945A6A" w:rsidP="00945A6A">
      <w:pPr>
        <w:rPr>
          <w:rFonts w:cstheme="minorHAnsi"/>
          <w:b/>
          <w:bCs/>
          <w:color w:val="000000" w:themeColor="text1"/>
          <w:shd w:val="clear" w:color="auto" w:fill="FFFFFF"/>
        </w:rPr>
      </w:pPr>
      <w:r w:rsidRPr="004A797E">
        <w:rPr>
          <w:rFonts w:cstheme="minorHAnsi"/>
          <w:color w:val="000000" w:themeColor="text1"/>
        </w:rPr>
        <w:t>Bluetooth Low Energy</w:t>
      </w:r>
      <w:r w:rsidRPr="004A797E">
        <w:rPr>
          <w:rFonts w:cstheme="minorHAnsi"/>
          <w:color w:val="000000" w:themeColor="text1"/>
          <w:shd w:val="clear" w:color="auto" w:fill="FFFFFF"/>
        </w:rPr>
        <w:t> is a wireless, low-power personal area network that operates in the 2.4 GHz ISM band. Its goal is to connect devices over a relatively short range.</w:t>
      </w:r>
    </w:p>
    <w:p w14:paraId="7ECB4010" w14:textId="77777777" w:rsidR="00945A6A" w:rsidRPr="00A17C80" w:rsidRDefault="00945A6A" w:rsidP="00945A6A">
      <w:pPr>
        <w:rPr>
          <w:rFonts w:cstheme="minorHAnsi"/>
          <w:b/>
          <w:bCs/>
          <w:color w:val="000000" w:themeColor="text1"/>
          <w:lang w:val="en-US"/>
        </w:rPr>
      </w:pPr>
    </w:p>
    <w:p w14:paraId="56659E85" w14:textId="77777777" w:rsidR="00945A6A" w:rsidRDefault="00945A6A" w:rsidP="00945A6A">
      <w:pPr>
        <w:rPr>
          <w:b/>
          <w:bCs/>
          <w:lang w:val="en-US"/>
        </w:rPr>
      </w:pPr>
    </w:p>
    <w:p w14:paraId="137F4623" w14:textId="77777777" w:rsidR="00945A6A" w:rsidRDefault="00945A6A" w:rsidP="00945A6A">
      <w:pPr>
        <w:rPr>
          <w:b/>
          <w:bCs/>
          <w:lang w:val="en-US"/>
        </w:rPr>
      </w:pPr>
    </w:p>
    <w:p w14:paraId="14B25CD2" w14:textId="77777777" w:rsidR="00945A6A" w:rsidRDefault="00945A6A" w:rsidP="00945A6A">
      <w:pPr>
        <w:rPr>
          <w:b/>
          <w:bCs/>
          <w:lang w:val="en-US"/>
        </w:rPr>
      </w:pPr>
    </w:p>
    <w:p w14:paraId="199FAF4C" w14:textId="77777777" w:rsidR="00945A6A" w:rsidRDefault="00945A6A" w:rsidP="00945A6A">
      <w:pPr>
        <w:rPr>
          <w:b/>
          <w:bCs/>
          <w:lang w:val="en-US"/>
        </w:rPr>
      </w:pPr>
    </w:p>
    <w:p w14:paraId="1E14A345" w14:textId="77777777" w:rsidR="00945A6A" w:rsidRDefault="00945A6A" w:rsidP="00945A6A">
      <w:pPr>
        <w:rPr>
          <w:b/>
          <w:bCs/>
          <w:lang w:val="en-US"/>
        </w:rPr>
      </w:pPr>
    </w:p>
    <w:p w14:paraId="18C84B6F" w14:textId="77777777" w:rsidR="00945A6A" w:rsidRDefault="00945A6A" w:rsidP="00945A6A">
      <w:pPr>
        <w:rPr>
          <w:b/>
          <w:bCs/>
          <w:lang w:val="en-US"/>
        </w:rPr>
      </w:pPr>
    </w:p>
    <w:p w14:paraId="5702B219" w14:textId="77777777" w:rsidR="00945A6A" w:rsidRDefault="00945A6A" w:rsidP="00945A6A">
      <w:pPr>
        <w:rPr>
          <w:b/>
          <w:bCs/>
          <w:lang w:val="en-US"/>
        </w:rPr>
      </w:pPr>
      <w:r>
        <w:rPr>
          <w:b/>
          <w:bCs/>
          <w:lang w:val="en-US"/>
        </w:rPr>
        <w:lastRenderedPageBreak/>
        <w:t>What is Server?</w:t>
      </w:r>
    </w:p>
    <w:p w14:paraId="1D773B95" w14:textId="77777777" w:rsidR="00945A6A" w:rsidRDefault="00945A6A" w:rsidP="00945A6A">
      <w:pPr>
        <w:rPr>
          <w:rFonts w:cstheme="minorHAnsi"/>
          <w:color w:val="000000" w:themeColor="text1"/>
          <w:shd w:val="clear" w:color="auto" w:fill="FFFFFF"/>
        </w:rPr>
      </w:pPr>
      <w:r w:rsidRPr="00067A50">
        <w:rPr>
          <w:rFonts w:cstheme="minorHAnsi"/>
          <w:color w:val="000000" w:themeColor="text1"/>
          <w:shd w:val="clear" w:color="auto" w:fill="FFFFFF"/>
        </w:rPr>
        <w:t>A </w:t>
      </w:r>
      <w:r w:rsidRPr="00067A50">
        <w:rPr>
          <w:rFonts w:cstheme="minorHAnsi"/>
          <w:b/>
          <w:bCs/>
          <w:color w:val="000000" w:themeColor="text1"/>
          <w:shd w:val="clear" w:color="auto" w:fill="FFFFFF"/>
        </w:rPr>
        <w:t>server</w:t>
      </w:r>
      <w:r w:rsidRPr="00067A50">
        <w:rPr>
          <w:rFonts w:cstheme="minorHAnsi"/>
          <w:color w:val="000000" w:themeColor="text1"/>
          <w:shd w:val="clear" w:color="auto" w:fill="FFFFFF"/>
        </w:rPr>
        <w:t xml:space="preserve"> is a software or hardware device that accepts and responds to requests made over a network. </w:t>
      </w:r>
    </w:p>
    <w:p w14:paraId="02357616" w14:textId="77777777" w:rsidR="00945A6A" w:rsidRDefault="00945A6A" w:rsidP="00945A6A">
      <w:pPr>
        <w:rPr>
          <w:rFonts w:cstheme="minorHAnsi"/>
          <w:color w:val="000000" w:themeColor="text1"/>
          <w:shd w:val="clear" w:color="auto" w:fill="FFFFFF"/>
        </w:rPr>
      </w:pPr>
      <w:r w:rsidRPr="00067A50">
        <w:rPr>
          <w:rFonts w:cstheme="minorHAnsi"/>
          <w:color w:val="000000" w:themeColor="text1"/>
          <w:shd w:val="clear" w:color="auto" w:fill="FFFFFF"/>
        </w:rPr>
        <w:t>The device that makes the request, and receives a response from the server, is called a </w:t>
      </w:r>
      <w:hyperlink r:id="rId5" w:history="1">
        <w:r w:rsidRPr="00067A50">
          <w:rPr>
            <w:rStyle w:val="Hyperlink"/>
            <w:rFonts w:cstheme="minorHAnsi"/>
            <w:color w:val="000000" w:themeColor="text1"/>
            <w:shd w:val="clear" w:color="auto" w:fill="FFFFFF"/>
          </w:rPr>
          <w:t>client</w:t>
        </w:r>
      </w:hyperlink>
      <w:r w:rsidRPr="00067A50">
        <w:rPr>
          <w:rFonts w:cstheme="minorHAnsi"/>
          <w:color w:val="000000" w:themeColor="text1"/>
          <w:shd w:val="clear" w:color="auto" w:fill="FFFFFF"/>
        </w:rPr>
        <w:t xml:space="preserve">. </w:t>
      </w:r>
    </w:p>
    <w:p w14:paraId="57FFCAE2" w14:textId="77777777" w:rsidR="00945A6A" w:rsidRPr="00067A50" w:rsidRDefault="00945A6A" w:rsidP="00945A6A">
      <w:pPr>
        <w:rPr>
          <w:rFonts w:cstheme="minorHAnsi"/>
          <w:b/>
          <w:bCs/>
          <w:color w:val="000000" w:themeColor="text1"/>
          <w:lang w:val="en-US"/>
        </w:rPr>
      </w:pPr>
      <w:r w:rsidRPr="00067A50">
        <w:rPr>
          <w:rFonts w:cstheme="minorHAnsi"/>
          <w:color w:val="000000" w:themeColor="text1"/>
          <w:shd w:val="clear" w:color="auto" w:fill="FFFFFF"/>
        </w:rPr>
        <w:t xml:space="preserve">On the Internet, the term "server" commonly refers to the computer system that receives requests for a </w:t>
      </w:r>
      <w:proofErr w:type="gramStart"/>
      <w:r w:rsidRPr="00067A50">
        <w:rPr>
          <w:rFonts w:cstheme="minorHAnsi"/>
          <w:color w:val="000000" w:themeColor="text1"/>
          <w:shd w:val="clear" w:color="auto" w:fill="FFFFFF"/>
        </w:rPr>
        <w:t>web file</w:t>
      </w:r>
      <w:r>
        <w:rPr>
          <w:rFonts w:cstheme="minorHAnsi"/>
          <w:color w:val="000000" w:themeColor="text1"/>
          <w:shd w:val="clear" w:color="auto" w:fill="FFFFFF"/>
        </w:rPr>
        <w:t>s</w:t>
      </w:r>
      <w:proofErr w:type="gramEnd"/>
      <w:r w:rsidRPr="00067A50">
        <w:rPr>
          <w:rFonts w:cstheme="minorHAnsi"/>
          <w:color w:val="000000" w:themeColor="text1"/>
          <w:shd w:val="clear" w:color="auto" w:fill="FFFFFF"/>
        </w:rPr>
        <w:t xml:space="preserve"> and sends those files to the client.</w:t>
      </w:r>
    </w:p>
    <w:p w14:paraId="0B173658" w14:textId="77777777" w:rsidR="00945A6A" w:rsidRPr="00B518CD" w:rsidRDefault="00945A6A" w:rsidP="00945A6A">
      <w:pPr>
        <w:rPr>
          <w:b/>
          <w:bCs/>
          <w:lang w:val="en-US"/>
        </w:rPr>
      </w:pPr>
    </w:p>
    <w:p w14:paraId="148C8A37" w14:textId="77777777" w:rsidR="00945A6A" w:rsidRDefault="00945A6A" w:rsidP="00945A6A">
      <w:pPr>
        <w:rPr>
          <w:b/>
          <w:bCs/>
          <w:sz w:val="28"/>
          <w:szCs w:val="28"/>
          <w:lang w:val="en-US"/>
        </w:rPr>
      </w:pPr>
    </w:p>
    <w:p w14:paraId="6E9F14F4" w14:textId="77777777" w:rsidR="00945A6A" w:rsidRDefault="00945A6A" w:rsidP="00945A6A">
      <w:pPr>
        <w:rPr>
          <w:b/>
          <w:bCs/>
          <w:sz w:val="28"/>
          <w:szCs w:val="28"/>
          <w:lang w:val="en-US"/>
        </w:rPr>
      </w:pPr>
      <w:r w:rsidRPr="00100941">
        <w:rPr>
          <w:b/>
          <w:bCs/>
          <w:sz w:val="28"/>
          <w:szCs w:val="28"/>
          <w:lang w:val="en-US"/>
        </w:rPr>
        <w:t>Over The Air (OTA):</w:t>
      </w:r>
    </w:p>
    <w:p w14:paraId="67F3BE96" w14:textId="77777777" w:rsidR="00945A6A" w:rsidRDefault="00945A6A" w:rsidP="00945A6A">
      <w:pPr>
        <w:rPr>
          <w:rFonts w:cstheme="minorHAnsi"/>
          <w:color w:val="323232"/>
          <w:spacing w:val="-5"/>
        </w:rPr>
      </w:pPr>
      <w:r w:rsidRPr="00100941">
        <w:rPr>
          <w:rFonts w:cstheme="minorHAnsi"/>
          <w:b/>
          <w:bCs/>
          <w:lang w:val="en-US"/>
        </w:rPr>
        <w:t xml:space="preserve"> </w:t>
      </w:r>
      <w:r w:rsidRPr="00100941">
        <w:rPr>
          <w:rFonts w:cstheme="minorHAnsi"/>
          <w:color w:val="323232"/>
          <w:spacing w:val="-5"/>
        </w:rPr>
        <w:t>workflow for IoT software updates</w:t>
      </w:r>
    </w:p>
    <w:p w14:paraId="0CE37AB4" w14:textId="77777777" w:rsidR="00945A6A" w:rsidRDefault="00945A6A" w:rsidP="00945A6A">
      <w:pPr>
        <w:rPr>
          <w:rFonts w:cstheme="minorHAnsi"/>
          <w:b/>
          <w:bCs/>
          <w:lang w:val="en-US"/>
        </w:rPr>
      </w:pPr>
      <w:r>
        <w:rPr>
          <w:noProof/>
        </w:rPr>
        <w:drawing>
          <wp:inline distT="0" distB="0" distL="0" distR="0" wp14:anchorId="6983E947" wp14:editId="04992D47">
            <wp:extent cx="5324475" cy="3333750"/>
            <wp:effectExtent l="0" t="0" r="9525" b="0"/>
            <wp:docPr id="209502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4475" cy="3333750"/>
                    </a:xfrm>
                    <a:prstGeom prst="rect">
                      <a:avLst/>
                    </a:prstGeom>
                    <a:noFill/>
                    <a:ln>
                      <a:noFill/>
                    </a:ln>
                  </pic:spPr>
                </pic:pic>
              </a:graphicData>
            </a:graphic>
          </wp:inline>
        </w:drawing>
      </w:r>
    </w:p>
    <w:p w14:paraId="0DE708AF" w14:textId="77777777" w:rsidR="00945A6A" w:rsidRDefault="00945A6A" w:rsidP="00945A6A">
      <w:pPr>
        <w:rPr>
          <w:rFonts w:cstheme="minorHAnsi"/>
          <w:b/>
          <w:bCs/>
          <w:lang w:val="en-US"/>
        </w:rPr>
      </w:pPr>
    </w:p>
    <w:p w14:paraId="7344EB60" w14:textId="77777777" w:rsidR="00945A6A" w:rsidRPr="00100941" w:rsidRDefault="00945A6A" w:rsidP="00945A6A">
      <w:pPr>
        <w:rPr>
          <w:rFonts w:cstheme="minorHAnsi"/>
          <w:b/>
          <w:bCs/>
          <w:lang w:val="en-US"/>
        </w:rPr>
      </w:pPr>
    </w:p>
    <w:p w14:paraId="3606BEDB" w14:textId="77777777" w:rsidR="00945A6A" w:rsidRDefault="00945A6A" w:rsidP="00945A6A">
      <w:pPr>
        <w:rPr>
          <w:b/>
          <w:bCs/>
          <w:sz w:val="28"/>
          <w:szCs w:val="28"/>
          <w:lang w:val="en-US"/>
        </w:rPr>
      </w:pPr>
    </w:p>
    <w:p w14:paraId="3BD4B080" w14:textId="77777777" w:rsidR="00945A6A" w:rsidRDefault="00945A6A" w:rsidP="00945A6A">
      <w:pPr>
        <w:rPr>
          <w:b/>
          <w:bCs/>
          <w:sz w:val="28"/>
          <w:szCs w:val="28"/>
          <w:lang w:val="en-US"/>
        </w:rPr>
      </w:pPr>
    </w:p>
    <w:p w14:paraId="7BB45AFD" w14:textId="77777777" w:rsidR="00945A6A" w:rsidRDefault="00945A6A" w:rsidP="009F3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12529"/>
          <w:kern w:val="0"/>
          <w:lang w:eastAsia="en-IN"/>
          <w14:ligatures w14:val="none"/>
        </w:rPr>
      </w:pPr>
    </w:p>
    <w:p w14:paraId="32D6D7EB" w14:textId="77777777" w:rsidR="00945A6A" w:rsidRDefault="00945A6A" w:rsidP="009F3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12529"/>
          <w:kern w:val="0"/>
          <w:lang w:eastAsia="en-IN"/>
          <w14:ligatures w14:val="none"/>
        </w:rPr>
      </w:pPr>
    </w:p>
    <w:p w14:paraId="0BF42DE4" w14:textId="77777777" w:rsidR="00945A6A" w:rsidRDefault="00945A6A" w:rsidP="009F3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12529"/>
          <w:kern w:val="0"/>
          <w:lang w:eastAsia="en-IN"/>
          <w14:ligatures w14:val="none"/>
        </w:rPr>
      </w:pPr>
    </w:p>
    <w:p w14:paraId="2E22990E" w14:textId="77777777" w:rsidR="00945A6A" w:rsidRDefault="00945A6A" w:rsidP="009F3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12529"/>
          <w:kern w:val="0"/>
          <w:lang w:eastAsia="en-IN"/>
          <w14:ligatures w14:val="none"/>
        </w:rPr>
      </w:pPr>
    </w:p>
    <w:p w14:paraId="1361587F" w14:textId="77777777" w:rsidR="00945A6A" w:rsidRDefault="00945A6A" w:rsidP="009F3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12529"/>
          <w:kern w:val="0"/>
          <w:lang w:eastAsia="en-IN"/>
          <w14:ligatures w14:val="none"/>
        </w:rPr>
      </w:pPr>
    </w:p>
    <w:p w14:paraId="763C6E98" w14:textId="77777777" w:rsidR="00945A6A" w:rsidRDefault="00945A6A" w:rsidP="009F3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12529"/>
          <w:kern w:val="0"/>
          <w:lang w:eastAsia="en-IN"/>
          <w14:ligatures w14:val="none"/>
        </w:rPr>
      </w:pPr>
    </w:p>
    <w:p w14:paraId="47A87416" w14:textId="77777777" w:rsidR="00945A6A" w:rsidRDefault="00945A6A" w:rsidP="009F3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12529"/>
          <w:kern w:val="0"/>
          <w:lang w:eastAsia="en-IN"/>
          <w14:ligatures w14:val="none"/>
        </w:rPr>
      </w:pPr>
    </w:p>
    <w:p w14:paraId="03F35099" w14:textId="77777777" w:rsidR="00945A6A" w:rsidRDefault="00945A6A" w:rsidP="009F3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12529"/>
          <w:kern w:val="0"/>
          <w:lang w:eastAsia="en-IN"/>
          <w14:ligatures w14:val="none"/>
        </w:rPr>
      </w:pPr>
    </w:p>
    <w:p w14:paraId="10F70A52" w14:textId="247A53F3" w:rsidR="009F3F94" w:rsidRPr="009F3F94" w:rsidRDefault="009F3F94" w:rsidP="009F3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12529"/>
          <w:kern w:val="0"/>
          <w:lang w:eastAsia="en-IN"/>
          <w14:ligatures w14:val="none"/>
        </w:rPr>
      </w:pPr>
      <w:r w:rsidRPr="009F3F94">
        <w:rPr>
          <w:rFonts w:eastAsia="Times New Roman" w:cstheme="minorHAnsi"/>
          <w:b/>
          <w:bCs/>
          <w:color w:val="212529"/>
          <w:kern w:val="0"/>
          <w:lang w:eastAsia="en-IN"/>
          <w14:ligatures w14:val="none"/>
        </w:rPr>
        <w:lastRenderedPageBreak/>
        <w:t>Firmware Image:</w:t>
      </w:r>
    </w:p>
    <w:p w14:paraId="6AB3AE04" w14:textId="216F5948" w:rsidR="009F3F94" w:rsidRPr="009F3F94" w:rsidRDefault="009F3F94" w:rsidP="009F3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kern w:val="0"/>
          <w:lang w:eastAsia="en-IN"/>
          <w14:ligatures w14:val="none"/>
        </w:rPr>
      </w:pPr>
      <w:r w:rsidRPr="009F3F94">
        <w:rPr>
          <w:rFonts w:eastAsia="Times New Roman" w:cstheme="minorHAnsi"/>
          <w:color w:val="212529"/>
          <w:kern w:val="0"/>
          <w:lang w:eastAsia="en-IN"/>
          <w14:ligatures w14:val="none"/>
        </w:rPr>
        <w:t>The firmware image, or simply the "image", is a binary that may</w:t>
      </w:r>
      <w:r>
        <w:rPr>
          <w:rFonts w:eastAsia="Times New Roman" w:cstheme="minorHAnsi"/>
          <w:color w:val="212529"/>
          <w:kern w:val="0"/>
          <w:lang w:eastAsia="en-IN"/>
          <w14:ligatures w14:val="none"/>
        </w:rPr>
        <w:t xml:space="preserve"> </w:t>
      </w:r>
      <w:r w:rsidRPr="009F3F94">
        <w:rPr>
          <w:rFonts w:eastAsia="Times New Roman" w:cstheme="minorHAnsi"/>
          <w:color w:val="212529"/>
          <w:kern w:val="0"/>
          <w:lang w:eastAsia="en-IN"/>
          <w14:ligatures w14:val="none"/>
        </w:rPr>
        <w:t xml:space="preserve">contain the complete software of a device or a subset of it.  </w:t>
      </w:r>
      <w:proofErr w:type="spellStart"/>
      <w:r w:rsidRPr="009F3F94">
        <w:rPr>
          <w:rFonts w:eastAsia="Times New Roman" w:cstheme="minorHAnsi"/>
          <w:color w:val="212529"/>
          <w:kern w:val="0"/>
          <w:lang w:eastAsia="en-IN"/>
          <w14:ligatures w14:val="none"/>
        </w:rPr>
        <w:t>Thefirmware</w:t>
      </w:r>
      <w:proofErr w:type="spellEnd"/>
      <w:r w:rsidRPr="009F3F94">
        <w:rPr>
          <w:rFonts w:eastAsia="Times New Roman" w:cstheme="minorHAnsi"/>
          <w:color w:val="212529"/>
          <w:kern w:val="0"/>
          <w:lang w:eastAsia="en-IN"/>
          <w14:ligatures w14:val="none"/>
        </w:rPr>
        <w:t xml:space="preserve"> image may consist of multiple images if the device</w:t>
      </w:r>
      <w:r>
        <w:rPr>
          <w:rFonts w:eastAsia="Times New Roman" w:cstheme="minorHAnsi"/>
          <w:color w:val="212529"/>
          <w:kern w:val="0"/>
          <w:lang w:eastAsia="en-IN"/>
          <w14:ligatures w14:val="none"/>
        </w:rPr>
        <w:t xml:space="preserve"> </w:t>
      </w:r>
      <w:r w:rsidRPr="009F3F94">
        <w:rPr>
          <w:rFonts w:eastAsia="Times New Roman" w:cstheme="minorHAnsi"/>
          <w:color w:val="212529"/>
          <w:kern w:val="0"/>
          <w:lang w:eastAsia="en-IN"/>
          <w14:ligatures w14:val="none"/>
        </w:rPr>
        <w:t>contains more than one microcontroller.  Often, it is also a</w:t>
      </w:r>
      <w:r>
        <w:rPr>
          <w:rFonts w:eastAsia="Times New Roman" w:cstheme="minorHAnsi"/>
          <w:color w:val="212529"/>
          <w:kern w:val="0"/>
          <w:lang w:eastAsia="en-IN"/>
          <w14:ligatures w14:val="none"/>
        </w:rPr>
        <w:t xml:space="preserve"> </w:t>
      </w:r>
      <w:r w:rsidRPr="009F3F94">
        <w:rPr>
          <w:rFonts w:eastAsia="Times New Roman" w:cstheme="minorHAnsi"/>
          <w:color w:val="212529"/>
          <w:kern w:val="0"/>
          <w:lang w:eastAsia="en-IN"/>
          <w14:ligatures w14:val="none"/>
        </w:rPr>
        <w:t>compressed archive that contains code,</w:t>
      </w:r>
      <w:r>
        <w:rPr>
          <w:rFonts w:eastAsia="Times New Roman" w:cstheme="minorHAnsi"/>
          <w:color w:val="212529"/>
          <w:kern w:val="0"/>
          <w:lang w:eastAsia="en-IN"/>
          <w14:ligatures w14:val="none"/>
        </w:rPr>
        <w:t xml:space="preserve"> </w:t>
      </w:r>
      <w:r w:rsidRPr="009F3F94">
        <w:rPr>
          <w:rFonts w:eastAsia="Times New Roman" w:cstheme="minorHAnsi"/>
          <w:color w:val="212529"/>
          <w:kern w:val="0"/>
          <w:lang w:eastAsia="en-IN"/>
          <w14:ligatures w14:val="none"/>
        </w:rPr>
        <w:t>configuration data, and</w:t>
      </w:r>
      <w:r>
        <w:rPr>
          <w:rFonts w:eastAsia="Times New Roman" w:cstheme="minorHAnsi"/>
          <w:color w:val="212529"/>
          <w:kern w:val="0"/>
          <w:lang w:eastAsia="en-IN"/>
          <w14:ligatures w14:val="none"/>
        </w:rPr>
        <w:t xml:space="preserve"> </w:t>
      </w:r>
      <w:r w:rsidRPr="009F3F94">
        <w:rPr>
          <w:rFonts w:eastAsia="Times New Roman" w:cstheme="minorHAnsi"/>
          <w:color w:val="212529"/>
          <w:kern w:val="0"/>
          <w:lang w:eastAsia="en-IN"/>
          <w14:ligatures w14:val="none"/>
        </w:rPr>
        <w:t>even the entire file system.  The image may consist of a</w:t>
      </w:r>
      <w:r>
        <w:rPr>
          <w:rFonts w:eastAsia="Times New Roman" w:cstheme="minorHAnsi"/>
          <w:color w:val="212529"/>
          <w:kern w:val="0"/>
          <w:lang w:eastAsia="en-IN"/>
          <w14:ligatures w14:val="none"/>
        </w:rPr>
        <w:t xml:space="preserve"> </w:t>
      </w:r>
      <w:r w:rsidRPr="009F3F94">
        <w:rPr>
          <w:rFonts w:eastAsia="Times New Roman" w:cstheme="minorHAnsi"/>
          <w:color w:val="212529"/>
          <w:kern w:val="0"/>
          <w:lang w:eastAsia="en-IN"/>
          <w14:ligatures w14:val="none"/>
        </w:rPr>
        <w:t>differential update for performance reasons.</w:t>
      </w:r>
    </w:p>
    <w:p w14:paraId="0A27C731" w14:textId="77777777" w:rsidR="009F3F94" w:rsidRPr="009F3F94" w:rsidRDefault="009F3F94" w:rsidP="009F3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kern w:val="0"/>
          <w:lang w:eastAsia="en-IN"/>
          <w14:ligatures w14:val="none"/>
        </w:rPr>
      </w:pPr>
    </w:p>
    <w:p w14:paraId="35F822F8" w14:textId="39C25A3D" w:rsidR="009F3F94" w:rsidRPr="009F3F94" w:rsidRDefault="009F3F94" w:rsidP="009F3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kern w:val="0"/>
          <w:lang w:eastAsia="en-IN"/>
          <w14:ligatures w14:val="none"/>
        </w:rPr>
      </w:pPr>
      <w:r w:rsidRPr="009F3F94">
        <w:rPr>
          <w:rFonts w:eastAsia="Times New Roman" w:cstheme="minorHAnsi"/>
          <w:color w:val="212529"/>
          <w:kern w:val="0"/>
          <w:lang w:eastAsia="en-IN"/>
          <w14:ligatures w14:val="none"/>
        </w:rPr>
        <w:t>The terms "firmware image", "firmware", and "image" are used in</w:t>
      </w:r>
      <w:r>
        <w:rPr>
          <w:rFonts w:eastAsia="Times New Roman" w:cstheme="minorHAnsi"/>
          <w:color w:val="212529"/>
          <w:kern w:val="0"/>
          <w:lang w:eastAsia="en-IN"/>
          <w14:ligatures w14:val="none"/>
        </w:rPr>
        <w:t xml:space="preserve"> </w:t>
      </w:r>
      <w:r w:rsidRPr="009F3F94">
        <w:rPr>
          <w:rFonts w:eastAsia="Times New Roman" w:cstheme="minorHAnsi"/>
          <w:color w:val="212529"/>
          <w:kern w:val="0"/>
          <w:lang w:eastAsia="en-IN"/>
          <w14:ligatures w14:val="none"/>
        </w:rPr>
        <w:t>this document and are interchangeable.  We use the term</w:t>
      </w:r>
      <w:r>
        <w:rPr>
          <w:rFonts w:eastAsia="Times New Roman" w:cstheme="minorHAnsi"/>
          <w:color w:val="212529"/>
          <w:kern w:val="0"/>
          <w:lang w:eastAsia="en-IN"/>
          <w14:ligatures w14:val="none"/>
        </w:rPr>
        <w:t xml:space="preserve"> </w:t>
      </w:r>
      <w:r w:rsidRPr="009F3F94">
        <w:rPr>
          <w:rFonts w:eastAsia="Times New Roman" w:cstheme="minorHAnsi"/>
          <w:color w:val="212529"/>
          <w:kern w:val="0"/>
          <w:lang w:eastAsia="en-IN"/>
          <w14:ligatures w14:val="none"/>
        </w:rPr>
        <w:t xml:space="preserve">"application firmware image" to differentiate it from a </w:t>
      </w:r>
      <w:proofErr w:type="gramStart"/>
      <w:r w:rsidRPr="009F3F94">
        <w:rPr>
          <w:rFonts w:eastAsia="Times New Roman" w:cstheme="minorHAnsi"/>
          <w:color w:val="212529"/>
          <w:kern w:val="0"/>
          <w:lang w:eastAsia="en-IN"/>
          <w14:ligatures w14:val="none"/>
        </w:rPr>
        <w:t>firmware</w:t>
      </w:r>
      <w:proofErr w:type="gramEnd"/>
    </w:p>
    <w:p w14:paraId="125DB9E1" w14:textId="00E2E230" w:rsidR="009F3F94" w:rsidRPr="009F3F94" w:rsidRDefault="009F3F94" w:rsidP="009F3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kern w:val="0"/>
          <w:lang w:eastAsia="en-IN"/>
          <w14:ligatures w14:val="none"/>
        </w:rPr>
      </w:pPr>
      <w:r w:rsidRPr="009F3F94">
        <w:rPr>
          <w:rFonts w:eastAsia="Times New Roman" w:cstheme="minorHAnsi"/>
          <w:color w:val="212529"/>
          <w:kern w:val="0"/>
          <w:lang w:eastAsia="en-IN"/>
          <w14:ligatures w14:val="none"/>
        </w:rPr>
        <w:t>image that contains the bootloader.  An application firmware</w:t>
      </w:r>
      <w:r>
        <w:rPr>
          <w:rFonts w:eastAsia="Times New Roman" w:cstheme="minorHAnsi"/>
          <w:color w:val="212529"/>
          <w:kern w:val="0"/>
          <w:lang w:eastAsia="en-IN"/>
          <w14:ligatures w14:val="none"/>
        </w:rPr>
        <w:t xml:space="preserve"> </w:t>
      </w:r>
      <w:r w:rsidRPr="009F3F94">
        <w:rPr>
          <w:rFonts w:eastAsia="Times New Roman" w:cstheme="minorHAnsi"/>
          <w:color w:val="212529"/>
          <w:kern w:val="0"/>
          <w:lang w:eastAsia="en-IN"/>
          <w14:ligatures w14:val="none"/>
        </w:rPr>
        <w:t>image, as the name indicates, contains the application program</w:t>
      </w:r>
      <w:r>
        <w:rPr>
          <w:rFonts w:eastAsia="Times New Roman" w:cstheme="minorHAnsi"/>
          <w:color w:val="212529"/>
          <w:kern w:val="0"/>
          <w:lang w:eastAsia="en-IN"/>
          <w14:ligatures w14:val="none"/>
        </w:rPr>
        <w:t xml:space="preserve"> </w:t>
      </w:r>
      <w:r w:rsidRPr="009F3F94">
        <w:rPr>
          <w:rFonts w:eastAsia="Times New Roman" w:cstheme="minorHAnsi"/>
          <w:color w:val="212529"/>
          <w:kern w:val="0"/>
          <w:lang w:eastAsia="en-IN"/>
          <w14:ligatures w14:val="none"/>
        </w:rPr>
        <w:t>often including all the necessary code to run it (such as protocol</w:t>
      </w:r>
      <w:r>
        <w:rPr>
          <w:rFonts w:eastAsia="Times New Roman" w:cstheme="minorHAnsi"/>
          <w:color w:val="212529"/>
          <w:kern w:val="0"/>
          <w:lang w:eastAsia="en-IN"/>
          <w14:ligatures w14:val="none"/>
        </w:rPr>
        <w:t xml:space="preserve"> </w:t>
      </w:r>
      <w:r w:rsidRPr="009F3F94">
        <w:rPr>
          <w:rFonts w:eastAsia="Times New Roman" w:cstheme="minorHAnsi"/>
          <w:color w:val="212529"/>
          <w:kern w:val="0"/>
          <w:lang w:eastAsia="en-IN"/>
          <w14:ligatures w14:val="none"/>
        </w:rPr>
        <w:t>stacks and an embedded operating system (OS)).</w:t>
      </w:r>
    </w:p>
    <w:p w14:paraId="6B5F3F6B" w14:textId="77777777" w:rsidR="00106376" w:rsidRDefault="00106376"/>
    <w:p w14:paraId="357031FE" w14:textId="6D2B4061" w:rsidR="009F3F94" w:rsidRDefault="00C8768C" w:rsidP="00C8768C">
      <w:pPr>
        <w:spacing w:after="675" w:line="240" w:lineRule="auto"/>
        <w:textAlignment w:val="baseline"/>
        <w:outlineLvl w:val="0"/>
        <w:rPr>
          <w:rFonts w:ascii="Roboto" w:eastAsia="Times New Roman" w:hAnsi="Roboto" w:cs="Times New Roman"/>
          <w:b/>
          <w:bCs/>
          <w:color w:val="000000"/>
          <w:kern w:val="36"/>
          <w:sz w:val="48"/>
          <w:szCs w:val="48"/>
          <w:lang w:eastAsia="en-IN"/>
          <w14:ligatures w14:val="none"/>
        </w:rPr>
      </w:pPr>
      <w:r w:rsidRPr="00C8768C">
        <w:rPr>
          <w:rFonts w:ascii="Roboto" w:eastAsia="Times New Roman" w:hAnsi="Roboto" w:cs="Times New Roman"/>
          <w:b/>
          <w:bCs/>
          <w:color w:val="000000"/>
          <w:kern w:val="36"/>
          <w:sz w:val="48"/>
          <w:szCs w:val="48"/>
          <w:lang w:eastAsia="en-IN"/>
          <w14:ligatures w14:val="none"/>
        </w:rPr>
        <w:t>Remote Firmware Updates for IoT Devices</w:t>
      </w:r>
    </w:p>
    <w:p w14:paraId="6CFAF6C3" w14:textId="77777777" w:rsidR="00C8768C" w:rsidRP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r w:rsidRPr="00C8768C">
        <w:rPr>
          <w:rFonts w:asciiTheme="minorHAnsi" w:hAnsiTheme="minorHAnsi" w:cstheme="minorHAnsi"/>
          <w:color w:val="000000"/>
          <w:spacing w:val="2"/>
          <w:sz w:val="22"/>
          <w:szCs w:val="22"/>
          <w:bdr w:val="none" w:sz="0" w:space="0" w:color="auto" w:frame="1"/>
        </w:rPr>
        <w:t xml:space="preserve">As more and more </w:t>
      </w:r>
      <w:proofErr w:type="gramStart"/>
      <w:r w:rsidRPr="00C8768C">
        <w:rPr>
          <w:rFonts w:asciiTheme="minorHAnsi" w:hAnsiTheme="minorHAnsi" w:cstheme="minorHAnsi"/>
          <w:color w:val="000000"/>
          <w:spacing w:val="2"/>
          <w:sz w:val="22"/>
          <w:szCs w:val="22"/>
          <w:bdr w:val="none" w:sz="0" w:space="0" w:color="auto" w:frame="1"/>
        </w:rPr>
        <w:t>resource-constrained</w:t>
      </w:r>
      <w:proofErr w:type="gramEnd"/>
      <w:r w:rsidRPr="00C8768C">
        <w:rPr>
          <w:rFonts w:asciiTheme="minorHAnsi" w:hAnsiTheme="minorHAnsi" w:cstheme="minorHAnsi"/>
          <w:color w:val="000000"/>
          <w:spacing w:val="2"/>
          <w:sz w:val="22"/>
          <w:szCs w:val="22"/>
          <w:bdr w:val="none" w:sz="0" w:space="0" w:color="auto" w:frame="1"/>
        </w:rPr>
        <w:t xml:space="preserve"> IoT devices are being deployed, firmware updates over the air (FOTA) are becoming increasingly important. As physical access is often expensive, or even impossible to realize when operating large deployments in remote, hard-to-reach locations, FOTA provides a way to fix bugs, patch security vulnerabilities, or add functionality throughout the lifespan of a connected device.</w:t>
      </w:r>
    </w:p>
    <w:p w14:paraId="72D994CB" w14:textId="77777777" w:rsid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2"/>
          <w:szCs w:val="22"/>
          <w:bdr w:val="none" w:sz="0" w:space="0" w:color="auto" w:frame="1"/>
        </w:rPr>
      </w:pPr>
      <w:r w:rsidRPr="00C8768C">
        <w:rPr>
          <w:rFonts w:asciiTheme="minorHAnsi" w:hAnsiTheme="minorHAnsi" w:cstheme="minorHAnsi"/>
          <w:color w:val="000000"/>
          <w:spacing w:val="2"/>
          <w:sz w:val="22"/>
          <w:szCs w:val="22"/>
          <w:bdr w:val="none" w:sz="0" w:space="0" w:color="auto" w:frame="1"/>
        </w:rPr>
        <w:t>Lightweight M2M (LwM2M) defines the process for remote firmware updates in detail. When following the standardized guidelines provided by the protocol, updating the firmware of resource-constrained devices remotely can be accomplished effortlessly, regardless of the device or platform used.</w:t>
      </w:r>
    </w:p>
    <w:p w14:paraId="4D1B4DF6" w14:textId="77777777" w:rsid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2"/>
          <w:szCs w:val="22"/>
          <w:bdr w:val="none" w:sz="0" w:space="0" w:color="auto" w:frame="1"/>
        </w:rPr>
      </w:pPr>
    </w:p>
    <w:p w14:paraId="11A484CF" w14:textId="77777777" w:rsidR="00C8768C" w:rsidRPr="00C8768C" w:rsidRDefault="00C8768C" w:rsidP="00C8768C">
      <w:pPr>
        <w:pStyle w:val="Heading2"/>
        <w:spacing w:before="0"/>
        <w:textAlignment w:val="baseline"/>
        <w:rPr>
          <w:rFonts w:asciiTheme="minorHAnsi" w:hAnsiTheme="minorHAnsi" w:cstheme="minorHAnsi"/>
          <w:color w:val="000000"/>
        </w:rPr>
      </w:pPr>
      <w:r w:rsidRPr="00C8768C">
        <w:rPr>
          <w:rStyle w:val="Strong"/>
          <w:rFonts w:asciiTheme="minorHAnsi" w:hAnsiTheme="minorHAnsi" w:cstheme="minorHAnsi"/>
          <w:b w:val="0"/>
          <w:bCs w:val="0"/>
          <w:color w:val="000000"/>
          <w:sz w:val="32"/>
          <w:szCs w:val="32"/>
          <w:bdr w:val="none" w:sz="0" w:space="0" w:color="auto" w:frame="1"/>
        </w:rPr>
        <w:t xml:space="preserve">The LwM2M way of updating </w:t>
      </w:r>
      <w:proofErr w:type="gramStart"/>
      <w:r w:rsidRPr="00C8768C">
        <w:rPr>
          <w:rStyle w:val="Strong"/>
          <w:rFonts w:asciiTheme="minorHAnsi" w:hAnsiTheme="minorHAnsi" w:cstheme="minorHAnsi"/>
          <w:b w:val="0"/>
          <w:bCs w:val="0"/>
          <w:color w:val="000000"/>
          <w:sz w:val="32"/>
          <w:szCs w:val="32"/>
          <w:bdr w:val="none" w:sz="0" w:space="0" w:color="auto" w:frame="1"/>
        </w:rPr>
        <w:t>firmware</w:t>
      </w:r>
      <w:proofErr w:type="gramEnd"/>
      <w:r w:rsidRPr="00C8768C">
        <w:rPr>
          <w:rStyle w:val="Strong"/>
          <w:rFonts w:asciiTheme="minorHAnsi" w:hAnsiTheme="minorHAnsi" w:cstheme="minorHAnsi"/>
          <w:b w:val="0"/>
          <w:bCs w:val="0"/>
          <w:color w:val="000000"/>
          <w:sz w:val="32"/>
          <w:szCs w:val="32"/>
          <w:bdr w:val="none" w:sz="0" w:space="0" w:color="auto" w:frame="1"/>
        </w:rPr>
        <w:t> </w:t>
      </w:r>
    </w:p>
    <w:p w14:paraId="6F87A837" w14:textId="77777777" w:rsidR="00C8768C" w:rsidRP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r w:rsidRPr="00C8768C">
        <w:rPr>
          <w:rFonts w:asciiTheme="minorHAnsi" w:hAnsiTheme="minorHAnsi" w:cstheme="minorHAnsi"/>
          <w:color w:val="000000"/>
          <w:spacing w:val="2"/>
          <w:sz w:val="22"/>
          <w:szCs w:val="22"/>
          <w:bdr w:val="none" w:sz="0" w:space="0" w:color="auto" w:frame="1"/>
        </w:rPr>
        <w:t xml:space="preserve">Every platform or device vendor can develop a custom FOTA mechanism, also known as </w:t>
      </w:r>
      <w:r w:rsidRPr="00C8768C">
        <w:rPr>
          <w:rStyle w:val="Strong"/>
          <w:rFonts w:asciiTheme="minorHAnsi" w:hAnsiTheme="minorHAnsi" w:cstheme="minorHAnsi"/>
          <w:color w:val="000000"/>
          <w:spacing w:val="2"/>
          <w:sz w:val="22"/>
          <w:szCs w:val="22"/>
          <w:bdr w:val="none" w:sz="0" w:space="0" w:color="auto" w:frame="1"/>
        </w:rPr>
        <w:t>FUOTA</w:t>
      </w:r>
      <w:r w:rsidRPr="00C8768C">
        <w:rPr>
          <w:rFonts w:asciiTheme="minorHAnsi" w:hAnsiTheme="minorHAnsi" w:cstheme="minorHAnsi"/>
          <w:color w:val="000000"/>
          <w:spacing w:val="2"/>
          <w:sz w:val="22"/>
          <w:szCs w:val="22"/>
          <w:bdr w:val="none" w:sz="0" w:space="0" w:color="auto" w:frame="1"/>
        </w:rPr>
        <w:t xml:space="preserve"> (Firmware Update OTA) or </w:t>
      </w:r>
      <w:r w:rsidRPr="00C8768C">
        <w:rPr>
          <w:rStyle w:val="Strong"/>
          <w:rFonts w:asciiTheme="minorHAnsi" w:hAnsiTheme="minorHAnsi" w:cstheme="minorHAnsi"/>
          <w:color w:val="000000"/>
          <w:spacing w:val="2"/>
          <w:sz w:val="22"/>
          <w:szCs w:val="22"/>
          <w:bdr w:val="none" w:sz="0" w:space="0" w:color="auto" w:frame="1"/>
        </w:rPr>
        <w:t>DFU</w:t>
      </w:r>
      <w:r w:rsidRPr="00C8768C">
        <w:rPr>
          <w:rFonts w:asciiTheme="minorHAnsi" w:hAnsiTheme="minorHAnsi" w:cstheme="minorHAnsi"/>
          <w:color w:val="000000"/>
          <w:spacing w:val="2"/>
          <w:sz w:val="22"/>
          <w:szCs w:val="22"/>
          <w:bdr w:val="none" w:sz="0" w:space="0" w:color="auto" w:frame="1"/>
        </w:rPr>
        <w:t xml:space="preserve"> (Device Firmware Upgrade). As there is no globally unified method to update device firmware, many different implementations can be found on the market.</w:t>
      </w:r>
    </w:p>
    <w:p w14:paraId="424D3237" w14:textId="77777777" w:rsidR="00C8768C" w:rsidRP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r w:rsidRPr="00C8768C">
        <w:rPr>
          <w:rFonts w:asciiTheme="minorHAnsi" w:hAnsiTheme="minorHAnsi" w:cstheme="minorHAnsi"/>
          <w:color w:val="000000"/>
          <w:spacing w:val="2"/>
          <w:sz w:val="22"/>
          <w:szCs w:val="22"/>
          <w:bdr w:val="none" w:sz="0" w:space="0" w:color="auto" w:frame="1"/>
        </w:rPr>
        <w:t>Embedded developers can simply get one of the available libraries from their specific hardware vendor or cloud service provider to manage the update process. However, these implementations are specific to the vendor or platform and cannot be easily ported to other systems. Adopting a new platform usually means redesigning the FOTA process from scratch.</w:t>
      </w:r>
    </w:p>
    <w:p w14:paraId="6DE959F8" w14:textId="45B5B19D" w:rsid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2"/>
          <w:szCs w:val="22"/>
          <w:bdr w:val="none" w:sz="0" w:space="0" w:color="auto" w:frame="1"/>
        </w:rPr>
      </w:pPr>
      <w:r w:rsidRPr="00C8768C">
        <w:rPr>
          <w:rFonts w:asciiTheme="minorHAnsi" w:hAnsiTheme="minorHAnsi" w:cstheme="minorHAnsi"/>
          <w:color w:val="000000"/>
          <w:spacing w:val="2"/>
          <w:sz w:val="22"/>
          <w:szCs w:val="22"/>
          <w:bdr w:val="none" w:sz="0" w:space="0" w:color="auto" w:frame="1"/>
        </w:rPr>
        <w:t>The problem of vendor compatibility can be resolved by adopting the LwM2M standard, which is hardware agnostic and can be implemented on any hardware platform. The standard provides clear guidelines on how devices should report their data, how remote configuration can be performed using server commands, and how firmware updates can be executed, regardless of the device manufacturer, firmware version, or hardware platform used.</w:t>
      </w:r>
    </w:p>
    <w:p w14:paraId="7AF8A376" w14:textId="77777777" w:rsid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2"/>
          <w:szCs w:val="22"/>
          <w:bdr w:val="none" w:sz="0" w:space="0" w:color="auto" w:frame="1"/>
        </w:rPr>
      </w:pPr>
    </w:p>
    <w:p w14:paraId="4CED3907" w14:textId="77777777" w:rsidR="00C8768C" w:rsidRDefault="00C8768C" w:rsidP="00C8768C">
      <w:pPr>
        <w:pStyle w:val="NormalWeb"/>
        <w:spacing w:before="0" w:beforeAutospacing="0" w:after="0" w:afterAutospacing="0"/>
        <w:textAlignment w:val="baseline"/>
        <w:rPr>
          <w:rStyle w:val="Strong"/>
          <w:rFonts w:asciiTheme="minorHAnsi" w:hAnsiTheme="minorHAnsi" w:cstheme="minorHAnsi"/>
          <w:color w:val="000000"/>
          <w:spacing w:val="2"/>
          <w:sz w:val="32"/>
          <w:szCs w:val="32"/>
          <w:bdr w:val="none" w:sz="0" w:space="0" w:color="auto" w:frame="1"/>
        </w:rPr>
      </w:pPr>
    </w:p>
    <w:p w14:paraId="0E555F47" w14:textId="77777777" w:rsidR="00C8768C" w:rsidRDefault="00C8768C" w:rsidP="00C8768C">
      <w:pPr>
        <w:pStyle w:val="NormalWeb"/>
        <w:spacing w:before="0" w:beforeAutospacing="0" w:after="0" w:afterAutospacing="0"/>
        <w:textAlignment w:val="baseline"/>
        <w:rPr>
          <w:rStyle w:val="Strong"/>
          <w:rFonts w:asciiTheme="minorHAnsi" w:hAnsiTheme="minorHAnsi" w:cstheme="minorHAnsi"/>
          <w:color w:val="000000"/>
          <w:spacing w:val="2"/>
          <w:sz w:val="32"/>
          <w:szCs w:val="32"/>
          <w:bdr w:val="none" w:sz="0" w:space="0" w:color="auto" w:frame="1"/>
        </w:rPr>
      </w:pPr>
    </w:p>
    <w:p w14:paraId="153B7CFF" w14:textId="77777777" w:rsidR="00C8768C" w:rsidRDefault="00C8768C" w:rsidP="00C8768C">
      <w:pPr>
        <w:pStyle w:val="NormalWeb"/>
        <w:spacing w:before="0" w:beforeAutospacing="0" w:after="0" w:afterAutospacing="0"/>
        <w:textAlignment w:val="baseline"/>
        <w:rPr>
          <w:rStyle w:val="Strong"/>
          <w:rFonts w:asciiTheme="minorHAnsi" w:hAnsiTheme="minorHAnsi" w:cstheme="minorHAnsi"/>
          <w:color w:val="000000"/>
          <w:spacing w:val="2"/>
          <w:sz w:val="32"/>
          <w:szCs w:val="32"/>
          <w:bdr w:val="none" w:sz="0" w:space="0" w:color="auto" w:frame="1"/>
        </w:rPr>
      </w:pPr>
    </w:p>
    <w:p w14:paraId="272A7596" w14:textId="77777777" w:rsidR="00C8768C" w:rsidRDefault="00C8768C" w:rsidP="00C8768C">
      <w:pPr>
        <w:pStyle w:val="NormalWeb"/>
        <w:spacing w:before="0" w:beforeAutospacing="0" w:after="0" w:afterAutospacing="0"/>
        <w:textAlignment w:val="baseline"/>
        <w:rPr>
          <w:rStyle w:val="Strong"/>
          <w:rFonts w:asciiTheme="minorHAnsi" w:hAnsiTheme="minorHAnsi" w:cstheme="minorHAnsi"/>
          <w:color w:val="000000"/>
          <w:spacing w:val="2"/>
          <w:sz w:val="32"/>
          <w:szCs w:val="32"/>
          <w:bdr w:val="none" w:sz="0" w:space="0" w:color="auto" w:frame="1"/>
        </w:rPr>
      </w:pPr>
    </w:p>
    <w:p w14:paraId="27FB99F7" w14:textId="263700E7" w:rsidR="00C8768C" w:rsidRP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r w:rsidRPr="00C8768C">
        <w:rPr>
          <w:rStyle w:val="Strong"/>
          <w:rFonts w:asciiTheme="minorHAnsi" w:hAnsiTheme="minorHAnsi" w:cstheme="minorHAnsi"/>
          <w:color w:val="000000"/>
          <w:spacing w:val="2"/>
          <w:sz w:val="32"/>
          <w:szCs w:val="32"/>
          <w:bdr w:val="none" w:sz="0" w:space="0" w:color="auto" w:frame="1"/>
        </w:rPr>
        <w:lastRenderedPageBreak/>
        <w:t>Firmware update process</w:t>
      </w:r>
    </w:p>
    <w:p w14:paraId="7A4E69E0" w14:textId="77777777" w:rsidR="00C8768C" w:rsidRP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roofErr w:type="gramStart"/>
      <w:r w:rsidRPr="00C8768C">
        <w:rPr>
          <w:rFonts w:asciiTheme="minorHAnsi" w:hAnsiTheme="minorHAnsi" w:cstheme="minorHAnsi"/>
          <w:color w:val="000000"/>
          <w:spacing w:val="2"/>
          <w:sz w:val="22"/>
          <w:szCs w:val="22"/>
          <w:bdr w:val="none" w:sz="0" w:space="0" w:color="auto" w:frame="1"/>
        </w:rPr>
        <w:t>Generally speaking, the</w:t>
      </w:r>
      <w:proofErr w:type="gramEnd"/>
      <w:r w:rsidRPr="00C8768C">
        <w:rPr>
          <w:rFonts w:asciiTheme="minorHAnsi" w:hAnsiTheme="minorHAnsi" w:cstheme="minorHAnsi"/>
          <w:color w:val="000000"/>
          <w:spacing w:val="2"/>
          <w:sz w:val="22"/>
          <w:szCs w:val="22"/>
          <w:bdr w:val="none" w:sz="0" w:space="0" w:color="auto" w:frame="1"/>
        </w:rPr>
        <w:t xml:space="preserve"> LwM2M firmware update process consists of four steps:</w:t>
      </w:r>
    </w:p>
    <w:p w14:paraId="2D40ABB7" w14:textId="77777777" w:rsidR="00C8768C" w:rsidRPr="00C8768C" w:rsidRDefault="00C8768C" w:rsidP="00C8768C">
      <w:pPr>
        <w:pStyle w:val="NormalWeb"/>
        <w:numPr>
          <w:ilvl w:val="0"/>
          <w:numId w:val="1"/>
        </w:numPr>
        <w:spacing w:before="0" w:beforeAutospacing="0" w:after="0" w:afterAutospacing="0"/>
        <w:textAlignment w:val="baseline"/>
        <w:rPr>
          <w:rFonts w:asciiTheme="minorHAnsi" w:hAnsiTheme="minorHAnsi" w:cstheme="minorHAnsi"/>
          <w:color w:val="000000"/>
          <w:spacing w:val="2"/>
          <w:sz w:val="27"/>
          <w:szCs w:val="27"/>
        </w:rPr>
      </w:pPr>
      <w:r w:rsidRPr="00C8768C">
        <w:rPr>
          <w:rFonts w:asciiTheme="minorHAnsi" w:hAnsiTheme="minorHAnsi" w:cstheme="minorHAnsi"/>
          <w:color w:val="000000"/>
          <w:spacing w:val="2"/>
          <w:sz w:val="22"/>
          <w:szCs w:val="22"/>
          <w:bdr w:val="none" w:sz="0" w:space="0" w:color="auto" w:frame="1"/>
        </w:rPr>
        <w:t xml:space="preserve">The IoT device (referred to as the LwM2M Client) is triggered to </w:t>
      </w:r>
      <w:r w:rsidRPr="00C8768C">
        <w:rPr>
          <w:rStyle w:val="Strong"/>
          <w:rFonts w:asciiTheme="minorHAnsi" w:hAnsiTheme="minorHAnsi" w:cstheme="minorHAnsi"/>
          <w:color w:val="000000"/>
          <w:spacing w:val="2"/>
          <w:sz w:val="22"/>
          <w:szCs w:val="22"/>
          <w:bdr w:val="none" w:sz="0" w:space="0" w:color="auto" w:frame="1"/>
        </w:rPr>
        <w:t>initiate the firmware update process.</w:t>
      </w:r>
    </w:p>
    <w:p w14:paraId="25085057" w14:textId="77777777" w:rsidR="00C8768C" w:rsidRPr="00C8768C" w:rsidRDefault="00C8768C" w:rsidP="00C8768C">
      <w:pPr>
        <w:pStyle w:val="NormalWeb"/>
        <w:numPr>
          <w:ilvl w:val="0"/>
          <w:numId w:val="1"/>
        </w:numPr>
        <w:spacing w:before="0" w:beforeAutospacing="0" w:after="0" w:afterAutospacing="0"/>
        <w:textAlignment w:val="baseline"/>
        <w:rPr>
          <w:rFonts w:asciiTheme="minorHAnsi" w:hAnsiTheme="minorHAnsi" w:cstheme="minorHAnsi"/>
          <w:color w:val="000000"/>
          <w:spacing w:val="2"/>
          <w:sz w:val="27"/>
          <w:szCs w:val="27"/>
        </w:rPr>
      </w:pPr>
      <w:r w:rsidRPr="00C8768C">
        <w:rPr>
          <w:rFonts w:asciiTheme="minorHAnsi" w:hAnsiTheme="minorHAnsi" w:cstheme="minorHAnsi"/>
          <w:color w:val="000000"/>
          <w:spacing w:val="2"/>
          <w:sz w:val="22"/>
          <w:szCs w:val="22"/>
          <w:bdr w:val="none" w:sz="0" w:space="0" w:color="auto" w:frame="1"/>
        </w:rPr>
        <w:t xml:space="preserve">The LwM2M Client </w:t>
      </w:r>
      <w:r w:rsidRPr="00C8768C">
        <w:rPr>
          <w:rStyle w:val="Strong"/>
          <w:rFonts w:asciiTheme="minorHAnsi" w:hAnsiTheme="minorHAnsi" w:cstheme="minorHAnsi"/>
          <w:color w:val="000000"/>
          <w:spacing w:val="2"/>
          <w:sz w:val="22"/>
          <w:szCs w:val="22"/>
          <w:bdr w:val="none" w:sz="0" w:space="0" w:color="auto" w:frame="1"/>
        </w:rPr>
        <w:t>downloads the firmware</w:t>
      </w:r>
      <w:r w:rsidRPr="00C8768C">
        <w:rPr>
          <w:rFonts w:asciiTheme="minorHAnsi" w:hAnsiTheme="minorHAnsi" w:cstheme="minorHAnsi"/>
          <w:color w:val="000000"/>
          <w:spacing w:val="2"/>
          <w:sz w:val="22"/>
          <w:szCs w:val="22"/>
          <w:bdr w:val="none" w:sz="0" w:space="0" w:color="auto" w:frame="1"/>
        </w:rPr>
        <w:t xml:space="preserve"> and reports to the LwM2M Server when the download is finished.</w:t>
      </w:r>
    </w:p>
    <w:p w14:paraId="4AFEF0AC" w14:textId="77777777" w:rsidR="00C8768C" w:rsidRPr="00C8768C" w:rsidRDefault="00C8768C" w:rsidP="00C8768C">
      <w:pPr>
        <w:pStyle w:val="NormalWeb"/>
        <w:numPr>
          <w:ilvl w:val="0"/>
          <w:numId w:val="1"/>
        </w:numPr>
        <w:spacing w:before="0" w:beforeAutospacing="0" w:after="0" w:afterAutospacing="0"/>
        <w:textAlignment w:val="baseline"/>
        <w:rPr>
          <w:rFonts w:asciiTheme="minorHAnsi" w:hAnsiTheme="minorHAnsi" w:cstheme="minorHAnsi"/>
          <w:color w:val="000000"/>
          <w:spacing w:val="2"/>
          <w:sz w:val="27"/>
          <w:szCs w:val="27"/>
        </w:rPr>
      </w:pPr>
      <w:r w:rsidRPr="00C8768C">
        <w:rPr>
          <w:rFonts w:asciiTheme="minorHAnsi" w:hAnsiTheme="minorHAnsi" w:cstheme="minorHAnsi"/>
          <w:color w:val="000000"/>
          <w:spacing w:val="2"/>
          <w:sz w:val="22"/>
          <w:szCs w:val="22"/>
          <w:bdr w:val="none" w:sz="0" w:space="0" w:color="auto" w:frame="1"/>
        </w:rPr>
        <w:t xml:space="preserve">The LwM2M Client </w:t>
      </w:r>
      <w:r w:rsidRPr="00C8768C">
        <w:rPr>
          <w:rStyle w:val="Strong"/>
          <w:rFonts w:asciiTheme="minorHAnsi" w:hAnsiTheme="minorHAnsi" w:cstheme="minorHAnsi"/>
          <w:color w:val="000000"/>
          <w:spacing w:val="2"/>
          <w:sz w:val="22"/>
          <w:szCs w:val="22"/>
          <w:bdr w:val="none" w:sz="0" w:space="0" w:color="auto" w:frame="1"/>
        </w:rPr>
        <w:t>performs the firmware update</w:t>
      </w:r>
      <w:r w:rsidRPr="00C8768C">
        <w:rPr>
          <w:rFonts w:asciiTheme="minorHAnsi" w:hAnsiTheme="minorHAnsi" w:cstheme="minorHAnsi"/>
          <w:color w:val="000000"/>
          <w:spacing w:val="2"/>
          <w:sz w:val="22"/>
          <w:szCs w:val="22"/>
          <w:bdr w:val="none" w:sz="0" w:space="0" w:color="auto" w:frame="1"/>
        </w:rPr>
        <w:t xml:space="preserve"> after validating the integrity and authenticity of the new firmware which is done through a process called </w:t>
      </w:r>
      <w:r w:rsidRPr="00C8768C">
        <w:rPr>
          <w:rStyle w:val="Strong"/>
          <w:rFonts w:asciiTheme="minorHAnsi" w:hAnsiTheme="minorHAnsi" w:cstheme="minorHAnsi"/>
          <w:color w:val="000000"/>
          <w:spacing w:val="2"/>
          <w:sz w:val="22"/>
          <w:szCs w:val="22"/>
          <w:bdr w:val="none" w:sz="0" w:space="0" w:color="auto" w:frame="1"/>
        </w:rPr>
        <w:t>secure boot</w:t>
      </w:r>
      <w:r w:rsidRPr="00C8768C">
        <w:rPr>
          <w:rFonts w:asciiTheme="minorHAnsi" w:hAnsiTheme="minorHAnsi" w:cstheme="minorHAnsi"/>
          <w:color w:val="000000"/>
          <w:spacing w:val="2"/>
          <w:sz w:val="22"/>
          <w:szCs w:val="22"/>
          <w:bdr w:val="none" w:sz="0" w:space="0" w:color="auto" w:frame="1"/>
        </w:rPr>
        <w:t>.</w:t>
      </w:r>
    </w:p>
    <w:p w14:paraId="3163D2DF" w14:textId="77777777" w:rsidR="00C8768C" w:rsidRPr="00C8768C" w:rsidRDefault="00C8768C" w:rsidP="00C8768C">
      <w:pPr>
        <w:pStyle w:val="NormalWeb"/>
        <w:numPr>
          <w:ilvl w:val="0"/>
          <w:numId w:val="1"/>
        </w:numPr>
        <w:spacing w:before="0" w:beforeAutospacing="0" w:after="0" w:afterAutospacing="0"/>
        <w:textAlignment w:val="baseline"/>
        <w:rPr>
          <w:rFonts w:asciiTheme="minorHAnsi" w:hAnsiTheme="minorHAnsi" w:cstheme="minorHAnsi"/>
          <w:color w:val="000000"/>
          <w:spacing w:val="2"/>
          <w:sz w:val="27"/>
          <w:szCs w:val="27"/>
        </w:rPr>
      </w:pPr>
      <w:r w:rsidRPr="00C8768C">
        <w:rPr>
          <w:rFonts w:asciiTheme="minorHAnsi" w:hAnsiTheme="minorHAnsi" w:cstheme="minorHAnsi"/>
          <w:color w:val="000000"/>
          <w:spacing w:val="2"/>
          <w:sz w:val="22"/>
          <w:szCs w:val="22"/>
          <w:bdr w:val="none" w:sz="0" w:space="0" w:color="auto" w:frame="1"/>
        </w:rPr>
        <w:t xml:space="preserve">The Client attempts to </w:t>
      </w:r>
      <w:r w:rsidRPr="00C8768C">
        <w:rPr>
          <w:rStyle w:val="Strong"/>
          <w:rFonts w:asciiTheme="minorHAnsi" w:hAnsiTheme="minorHAnsi" w:cstheme="minorHAnsi"/>
          <w:color w:val="000000"/>
          <w:spacing w:val="2"/>
          <w:sz w:val="22"/>
          <w:szCs w:val="22"/>
          <w:bdr w:val="none" w:sz="0" w:space="0" w:color="auto" w:frame="1"/>
        </w:rPr>
        <w:t>run the new firmware</w:t>
      </w:r>
      <w:r w:rsidRPr="00C8768C">
        <w:rPr>
          <w:rFonts w:asciiTheme="minorHAnsi" w:hAnsiTheme="minorHAnsi" w:cstheme="minorHAnsi"/>
          <w:color w:val="000000"/>
          <w:spacing w:val="2"/>
          <w:sz w:val="22"/>
          <w:szCs w:val="22"/>
          <w:bdr w:val="none" w:sz="0" w:space="0" w:color="auto" w:frame="1"/>
        </w:rPr>
        <w:t xml:space="preserve"> and reports the status to the Server. If succeeded, the device starts running the new firmware, if an error is encountered the device performs a rollback to the earlier firmware version.</w:t>
      </w:r>
    </w:p>
    <w:p w14:paraId="5D9D8D6D" w14:textId="77777777" w:rsidR="00C8768C" w:rsidRP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r w:rsidRPr="00C8768C">
        <w:rPr>
          <w:rFonts w:asciiTheme="minorHAnsi" w:hAnsiTheme="minorHAnsi" w:cstheme="minorHAnsi"/>
          <w:color w:val="000000"/>
          <w:spacing w:val="2"/>
          <w:sz w:val="22"/>
          <w:szCs w:val="22"/>
          <w:bdr w:val="none" w:sz="0" w:space="0" w:color="auto" w:frame="1"/>
        </w:rPr>
        <w:t xml:space="preserve">This procedure is defined in detail in the LwM2M specifications (see </w:t>
      </w:r>
      <w:hyperlink r:id="rId7" w:anchor="13-6-1-0-E61-Firmware-Update-State-Machine" w:tooltip="LwM2M specification" w:history="1">
        <w:r w:rsidRPr="00C8768C">
          <w:rPr>
            <w:rStyle w:val="Hyperlink"/>
            <w:rFonts w:asciiTheme="minorHAnsi" w:hAnsiTheme="minorHAnsi" w:cstheme="minorHAnsi"/>
            <w:color w:val="009BA4"/>
            <w:spacing w:val="2"/>
            <w:sz w:val="22"/>
            <w:szCs w:val="22"/>
            <w:bdr w:val="none" w:sz="0" w:space="0" w:color="auto" w:frame="1"/>
          </w:rPr>
          <w:t>LwM2M specifications</w:t>
        </w:r>
      </w:hyperlink>
      <w:r w:rsidRPr="00C8768C">
        <w:rPr>
          <w:rFonts w:asciiTheme="minorHAnsi" w:hAnsiTheme="minorHAnsi" w:cstheme="minorHAnsi"/>
          <w:color w:val="000000"/>
          <w:spacing w:val="2"/>
          <w:sz w:val="22"/>
          <w:szCs w:val="22"/>
          <w:bdr w:val="none" w:sz="0" w:space="0" w:color="auto" w:frame="1"/>
        </w:rPr>
        <w:t xml:space="preserve">). To add firmware update capabilities to a device, the </w:t>
      </w:r>
      <w:hyperlink r:id="rId8" w:tooltip="firmware update object" w:history="1">
        <w:r w:rsidRPr="00C8768C">
          <w:rPr>
            <w:rStyle w:val="Hyperlink"/>
            <w:rFonts w:asciiTheme="minorHAnsi" w:hAnsiTheme="minorHAnsi" w:cstheme="minorHAnsi"/>
            <w:color w:val="009BA4"/>
            <w:spacing w:val="2"/>
            <w:sz w:val="22"/>
            <w:szCs w:val="22"/>
            <w:bdr w:val="none" w:sz="0" w:space="0" w:color="auto" w:frame="1"/>
          </w:rPr>
          <w:t>Firmware Update Object /5</w:t>
        </w:r>
      </w:hyperlink>
      <w:r w:rsidRPr="00C8768C">
        <w:rPr>
          <w:rFonts w:asciiTheme="minorHAnsi" w:hAnsiTheme="minorHAnsi" w:cstheme="minorHAnsi"/>
          <w:color w:val="000000"/>
          <w:spacing w:val="2"/>
          <w:sz w:val="22"/>
          <w:szCs w:val="22"/>
          <w:bdr w:val="none" w:sz="0" w:space="0" w:color="auto" w:frame="1"/>
        </w:rPr>
        <w:t xml:space="preserve"> needs to be implemented containing all essential functionalities for conducting the update and reporting the status. Several LwM2M Clients natively support this Firmware Update Object, including </w:t>
      </w:r>
      <w:proofErr w:type="spellStart"/>
      <w:r w:rsidRPr="00C8768C">
        <w:rPr>
          <w:rFonts w:asciiTheme="minorHAnsi" w:hAnsiTheme="minorHAnsi" w:cstheme="minorHAnsi"/>
          <w:color w:val="000000"/>
          <w:spacing w:val="2"/>
          <w:sz w:val="22"/>
          <w:szCs w:val="22"/>
          <w:bdr w:val="none" w:sz="0" w:space="0" w:color="auto" w:frame="1"/>
        </w:rPr>
        <w:t>AVSystem’s</w:t>
      </w:r>
      <w:proofErr w:type="spellEnd"/>
      <w:r w:rsidRPr="00C8768C">
        <w:rPr>
          <w:rFonts w:asciiTheme="minorHAnsi" w:hAnsiTheme="minorHAnsi" w:cstheme="minorHAnsi"/>
          <w:color w:val="000000"/>
          <w:spacing w:val="2"/>
          <w:sz w:val="22"/>
          <w:szCs w:val="22"/>
          <w:bdr w:val="none" w:sz="0" w:space="0" w:color="auto" w:frame="1"/>
        </w:rPr>
        <w:t xml:space="preserve"> </w:t>
      </w:r>
      <w:hyperlink r:id="rId9" w:tooltip="Anjay IoT SDK" w:history="1">
        <w:proofErr w:type="spellStart"/>
        <w:r w:rsidRPr="00C8768C">
          <w:rPr>
            <w:rStyle w:val="Hyperlink"/>
            <w:rFonts w:asciiTheme="minorHAnsi" w:hAnsiTheme="minorHAnsi" w:cstheme="minorHAnsi"/>
            <w:color w:val="009BA4"/>
            <w:spacing w:val="2"/>
            <w:sz w:val="22"/>
            <w:szCs w:val="22"/>
            <w:bdr w:val="none" w:sz="0" w:space="0" w:color="auto" w:frame="1"/>
          </w:rPr>
          <w:t>Anjay</w:t>
        </w:r>
        <w:proofErr w:type="spellEnd"/>
      </w:hyperlink>
      <w:r w:rsidRPr="00C8768C">
        <w:rPr>
          <w:rFonts w:asciiTheme="minorHAnsi" w:hAnsiTheme="minorHAnsi" w:cstheme="minorHAnsi"/>
          <w:color w:val="000000"/>
          <w:spacing w:val="2"/>
          <w:sz w:val="22"/>
          <w:szCs w:val="22"/>
          <w:bdr w:val="none" w:sz="0" w:space="0" w:color="auto" w:frame="1"/>
        </w:rPr>
        <w:t>.</w:t>
      </w:r>
    </w:p>
    <w:p w14:paraId="3C738115" w14:textId="77777777" w:rsid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165ACF5E" w14:textId="77777777" w:rsid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6BA9031B" w14:textId="77777777" w:rsidR="00C8768C" w:rsidRP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r w:rsidRPr="00C8768C">
        <w:rPr>
          <w:rStyle w:val="Strong"/>
          <w:rFonts w:asciiTheme="minorHAnsi" w:hAnsiTheme="minorHAnsi" w:cstheme="minorHAnsi"/>
          <w:color w:val="000000"/>
          <w:spacing w:val="2"/>
          <w:sz w:val="32"/>
          <w:szCs w:val="32"/>
          <w:bdr w:val="none" w:sz="0" w:space="0" w:color="auto" w:frame="1"/>
        </w:rPr>
        <w:t>Downloading new firmware</w:t>
      </w:r>
    </w:p>
    <w:p w14:paraId="4DE92303" w14:textId="77777777" w:rsidR="00C8768C" w:rsidRP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r w:rsidRPr="00C8768C">
        <w:rPr>
          <w:rFonts w:asciiTheme="minorHAnsi" w:hAnsiTheme="minorHAnsi" w:cstheme="minorHAnsi"/>
          <w:color w:val="000000"/>
          <w:spacing w:val="2"/>
          <w:sz w:val="22"/>
          <w:szCs w:val="22"/>
          <w:bdr w:val="none" w:sz="0" w:space="0" w:color="auto" w:frame="1"/>
        </w:rPr>
        <w:t>Timing is critical when it comes to firmware updates. If the radio signal quality is poor, transferring data can take a lot of time due to low throughput caused by lost data packets that need to get retransmitted. Since the device’s radio module must be in the connected state for a long time, downloading the file in such circumstances results in a faster battery drain.</w:t>
      </w:r>
    </w:p>
    <w:p w14:paraId="03F0FBD7" w14:textId="77777777" w:rsidR="00C8768C" w:rsidRP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r w:rsidRPr="00C8768C">
        <w:rPr>
          <w:rFonts w:asciiTheme="minorHAnsi" w:hAnsiTheme="minorHAnsi" w:cstheme="minorHAnsi"/>
          <w:color w:val="000000"/>
          <w:spacing w:val="2"/>
          <w:sz w:val="22"/>
          <w:szCs w:val="22"/>
          <w:bdr w:val="none" w:sz="0" w:space="0" w:color="auto" w:frame="1"/>
        </w:rPr>
        <w:t>The LwM2M standard defines two methods to perform a firmware update, allowing either the Server or the Client to decide on the best moment to initiate the firmware download process. </w:t>
      </w:r>
    </w:p>
    <w:p w14:paraId="4EFA2119" w14:textId="77777777" w:rsidR="00C8768C" w:rsidRP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r w:rsidRPr="00C8768C">
        <w:rPr>
          <w:rStyle w:val="Strong"/>
          <w:rFonts w:asciiTheme="minorHAnsi" w:hAnsiTheme="minorHAnsi" w:cstheme="minorHAnsi"/>
          <w:color w:val="000000"/>
          <w:spacing w:val="2"/>
          <w:sz w:val="22"/>
          <w:szCs w:val="22"/>
          <w:bdr w:val="none" w:sz="0" w:space="0" w:color="auto" w:frame="1"/>
        </w:rPr>
        <w:t>The two methods are PULL and PUSH.</w:t>
      </w:r>
    </w:p>
    <w:p w14:paraId="6CD4AC8C" w14:textId="72C9BE11" w:rsidR="00C8768C" w:rsidRPr="00C8768C" w:rsidRDefault="00C8768C" w:rsidP="00C8768C">
      <w:pPr>
        <w:pStyle w:val="NormalWeb"/>
        <w:numPr>
          <w:ilvl w:val="0"/>
          <w:numId w:val="2"/>
        </w:numPr>
        <w:spacing w:before="0" w:beforeAutospacing="0" w:after="0" w:afterAutospacing="0"/>
        <w:textAlignment w:val="baseline"/>
        <w:rPr>
          <w:rFonts w:asciiTheme="minorHAnsi" w:hAnsiTheme="minorHAnsi" w:cstheme="minorHAnsi"/>
          <w:color w:val="000000"/>
          <w:spacing w:val="2"/>
          <w:sz w:val="27"/>
          <w:szCs w:val="27"/>
        </w:rPr>
      </w:pPr>
      <w:r w:rsidRPr="00C8768C">
        <w:rPr>
          <w:rStyle w:val="Strong"/>
          <w:rFonts w:asciiTheme="minorHAnsi" w:hAnsiTheme="minorHAnsi" w:cstheme="minorHAnsi"/>
          <w:color w:val="000000"/>
          <w:spacing w:val="2"/>
          <w:sz w:val="22"/>
          <w:szCs w:val="22"/>
          <w:bdr w:val="none" w:sz="0" w:space="0" w:color="auto" w:frame="1"/>
        </w:rPr>
        <w:t>PULL method:</w:t>
      </w:r>
      <w:r w:rsidR="002B0D6F">
        <w:rPr>
          <w:rStyle w:val="Strong"/>
          <w:rFonts w:asciiTheme="minorHAnsi" w:hAnsiTheme="minorHAnsi" w:cstheme="minorHAnsi"/>
          <w:color w:val="000000"/>
          <w:spacing w:val="2"/>
          <w:sz w:val="22"/>
          <w:szCs w:val="22"/>
          <w:bdr w:val="none" w:sz="0" w:space="0" w:color="auto" w:frame="1"/>
        </w:rPr>
        <w:t xml:space="preserve"> </w:t>
      </w:r>
      <w:r w:rsidRPr="00C8768C">
        <w:rPr>
          <w:rFonts w:asciiTheme="minorHAnsi" w:hAnsiTheme="minorHAnsi" w:cstheme="minorHAnsi"/>
          <w:color w:val="000000"/>
          <w:spacing w:val="2"/>
          <w:sz w:val="22"/>
          <w:szCs w:val="22"/>
          <w:bdr w:val="none" w:sz="0" w:space="0" w:color="auto" w:frame="1"/>
        </w:rPr>
        <w:t>A device receives the location of the file that is to be downloaded and pulls the file from it.</w:t>
      </w:r>
    </w:p>
    <w:p w14:paraId="35EC695A" w14:textId="77777777" w:rsidR="00C8768C" w:rsidRPr="00C8768C" w:rsidRDefault="00C8768C" w:rsidP="00C8768C">
      <w:pPr>
        <w:pStyle w:val="NormalWeb"/>
        <w:numPr>
          <w:ilvl w:val="0"/>
          <w:numId w:val="2"/>
        </w:numPr>
        <w:spacing w:before="0" w:beforeAutospacing="0" w:after="0" w:afterAutospacing="0"/>
        <w:textAlignment w:val="baseline"/>
        <w:rPr>
          <w:rFonts w:asciiTheme="minorHAnsi" w:hAnsiTheme="minorHAnsi" w:cstheme="minorHAnsi"/>
          <w:color w:val="000000"/>
          <w:spacing w:val="2"/>
          <w:sz w:val="27"/>
          <w:szCs w:val="27"/>
        </w:rPr>
      </w:pPr>
      <w:r w:rsidRPr="00C8768C">
        <w:rPr>
          <w:rStyle w:val="Strong"/>
          <w:rFonts w:asciiTheme="minorHAnsi" w:hAnsiTheme="minorHAnsi" w:cstheme="minorHAnsi"/>
          <w:color w:val="000000"/>
          <w:spacing w:val="2"/>
          <w:sz w:val="22"/>
          <w:szCs w:val="22"/>
          <w:bdr w:val="none" w:sz="0" w:space="0" w:color="auto" w:frame="1"/>
        </w:rPr>
        <w:t>PUSH method:</w:t>
      </w:r>
      <w:r w:rsidRPr="00C8768C">
        <w:rPr>
          <w:rFonts w:asciiTheme="minorHAnsi" w:hAnsiTheme="minorHAnsi" w:cstheme="minorHAnsi"/>
          <w:color w:val="000000"/>
          <w:spacing w:val="2"/>
          <w:sz w:val="22"/>
          <w:szCs w:val="22"/>
          <w:bdr w:val="none" w:sz="0" w:space="0" w:color="auto" w:frame="1"/>
        </w:rPr>
        <w:t xml:space="preserve"> A LwM2M Server pushes the firmware file to the device.</w:t>
      </w:r>
    </w:p>
    <w:p w14:paraId="49926A27" w14:textId="77777777" w:rsidR="00C8768C" w:rsidRP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r w:rsidRPr="00C8768C">
        <w:rPr>
          <w:rStyle w:val="Strong"/>
          <w:rFonts w:asciiTheme="minorHAnsi" w:hAnsiTheme="minorHAnsi" w:cstheme="minorHAnsi"/>
          <w:color w:val="000000"/>
          <w:spacing w:val="2"/>
          <w:sz w:val="22"/>
          <w:szCs w:val="22"/>
          <w:bdr w:val="none" w:sz="0" w:space="0" w:color="auto" w:frame="1"/>
        </w:rPr>
        <w:t>PULL method</w:t>
      </w:r>
      <w:r w:rsidRPr="00C8768C">
        <w:rPr>
          <w:rFonts w:asciiTheme="minorHAnsi" w:hAnsiTheme="minorHAnsi" w:cstheme="minorHAnsi"/>
          <w:color w:val="000000"/>
          <w:spacing w:val="2"/>
          <w:sz w:val="22"/>
          <w:szCs w:val="22"/>
          <w:bdr w:val="none" w:sz="0" w:space="0" w:color="auto" w:frame="1"/>
        </w:rPr>
        <w:br/>
        <w:t xml:space="preserve">In the PULL scenario, the LwM2M Server provides the device with the address of the server containing the firmware file known as </w:t>
      </w:r>
      <w:r w:rsidRPr="00C8768C">
        <w:rPr>
          <w:rStyle w:val="Strong"/>
          <w:rFonts w:asciiTheme="minorHAnsi" w:hAnsiTheme="minorHAnsi" w:cstheme="minorHAnsi"/>
          <w:color w:val="000000"/>
          <w:spacing w:val="2"/>
          <w:sz w:val="22"/>
          <w:szCs w:val="22"/>
          <w:bdr w:val="none" w:sz="0" w:space="0" w:color="auto" w:frame="1"/>
        </w:rPr>
        <w:t>the package URI</w:t>
      </w:r>
      <w:r w:rsidRPr="00C8768C">
        <w:rPr>
          <w:rFonts w:asciiTheme="minorHAnsi" w:hAnsiTheme="minorHAnsi" w:cstheme="minorHAnsi"/>
          <w:color w:val="000000"/>
          <w:spacing w:val="2"/>
          <w:sz w:val="22"/>
          <w:szCs w:val="22"/>
          <w:bdr w:val="none" w:sz="0" w:space="0" w:color="auto" w:frame="1"/>
        </w:rPr>
        <w:t>.</w:t>
      </w:r>
      <w:r w:rsidRPr="00C8768C">
        <w:rPr>
          <w:rFonts w:asciiTheme="minorHAnsi" w:hAnsiTheme="minorHAnsi" w:cstheme="minorHAnsi"/>
          <w:color w:val="000000"/>
          <w:spacing w:val="2"/>
          <w:sz w:val="27"/>
          <w:szCs w:val="27"/>
        </w:rPr>
        <w:t> </w:t>
      </w:r>
      <w:r w:rsidRPr="00C8768C">
        <w:rPr>
          <w:rFonts w:asciiTheme="minorHAnsi" w:hAnsiTheme="minorHAnsi" w:cstheme="minorHAnsi"/>
          <w:color w:val="000000"/>
          <w:spacing w:val="2"/>
          <w:sz w:val="22"/>
          <w:szCs w:val="22"/>
          <w:bdr w:val="none" w:sz="0" w:space="0" w:color="auto" w:frame="1"/>
        </w:rPr>
        <w:t xml:space="preserve">The device subsequently downloads the firmware from the so-called </w:t>
      </w:r>
      <w:r w:rsidRPr="00C8768C">
        <w:rPr>
          <w:rStyle w:val="Emphasis"/>
          <w:rFonts w:asciiTheme="minorHAnsi" w:hAnsiTheme="minorHAnsi" w:cstheme="minorHAnsi"/>
          <w:color w:val="000000"/>
          <w:spacing w:val="2"/>
          <w:sz w:val="22"/>
          <w:szCs w:val="22"/>
          <w:bdr w:val="none" w:sz="0" w:space="0" w:color="auto" w:frame="1"/>
        </w:rPr>
        <w:t>firmware repository</w:t>
      </w:r>
      <w:r w:rsidRPr="00C8768C">
        <w:rPr>
          <w:rFonts w:asciiTheme="minorHAnsi" w:hAnsiTheme="minorHAnsi" w:cstheme="minorHAnsi"/>
          <w:color w:val="000000"/>
          <w:spacing w:val="2"/>
          <w:sz w:val="22"/>
          <w:szCs w:val="22"/>
          <w:bdr w:val="none" w:sz="0" w:space="0" w:color="auto" w:frame="1"/>
        </w:rPr>
        <w:t xml:space="preserve"> at the earliest available opportunity.</w:t>
      </w:r>
    </w:p>
    <w:p w14:paraId="10FF2673" w14:textId="77777777" w:rsidR="00C8768C" w:rsidRP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r w:rsidRPr="00C8768C">
        <w:rPr>
          <w:rStyle w:val="Strong"/>
          <w:rFonts w:asciiTheme="minorHAnsi" w:hAnsiTheme="minorHAnsi" w:cstheme="minorHAnsi"/>
          <w:color w:val="000000"/>
          <w:spacing w:val="2"/>
          <w:sz w:val="22"/>
          <w:szCs w:val="22"/>
          <w:bdr w:val="none" w:sz="0" w:space="0" w:color="auto" w:frame="1"/>
        </w:rPr>
        <w:t>PUSH method</w:t>
      </w:r>
      <w:r w:rsidRPr="00C8768C">
        <w:rPr>
          <w:rFonts w:asciiTheme="minorHAnsi" w:hAnsiTheme="minorHAnsi" w:cstheme="minorHAnsi"/>
          <w:color w:val="000000"/>
          <w:spacing w:val="2"/>
          <w:sz w:val="22"/>
          <w:szCs w:val="22"/>
          <w:bdr w:val="none" w:sz="0" w:space="0" w:color="auto" w:frame="1"/>
        </w:rPr>
        <w:br/>
        <w:t xml:space="preserve">In the PUSH scenario, the LwM2M Server determines the moment to initiate the firmware download, ideally based on the connectivity conditions. The device must have access to information such as Radio Signal Strength and Link Quality to support such server-side decision-making these resources are available in the </w:t>
      </w:r>
      <w:r w:rsidRPr="00C8768C">
        <w:rPr>
          <w:rStyle w:val="Strong"/>
          <w:rFonts w:asciiTheme="minorHAnsi" w:hAnsiTheme="minorHAnsi" w:cstheme="minorHAnsi"/>
          <w:color w:val="000000"/>
          <w:spacing w:val="2"/>
          <w:sz w:val="22"/>
          <w:szCs w:val="22"/>
          <w:bdr w:val="none" w:sz="0" w:space="0" w:color="auto" w:frame="1"/>
        </w:rPr>
        <w:t>LwM2M Connectivity Monitoring Object</w:t>
      </w:r>
      <w:r w:rsidRPr="00C8768C">
        <w:rPr>
          <w:rFonts w:asciiTheme="minorHAnsi" w:hAnsiTheme="minorHAnsi" w:cstheme="minorHAnsi"/>
          <w:color w:val="000000"/>
          <w:spacing w:val="2"/>
          <w:sz w:val="27"/>
          <w:szCs w:val="27"/>
        </w:rPr>
        <w:t> </w:t>
      </w:r>
      <w:r w:rsidRPr="00C8768C">
        <w:rPr>
          <w:rFonts w:asciiTheme="minorHAnsi" w:hAnsiTheme="minorHAnsi" w:cstheme="minorHAnsi"/>
          <w:color w:val="188038"/>
          <w:spacing w:val="2"/>
          <w:sz w:val="22"/>
          <w:szCs w:val="22"/>
          <w:bdr w:val="none" w:sz="0" w:space="0" w:color="auto" w:frame="1"/>
        </w:rPr>
        <w:t>/4</w:t>
      </w:r>
      <w:r w:rsidRPr="00C8768C">
        <w:rPr>
          <w:rFonts w:asciiTheme="minorHAnsi" w:hAnsiTheme="minorHAnsi" w:cstheme="minorHAnsi"/>
          <w:color w:val="000000"/>
          <w:spacing w:val="2"/>
          <w:sz w:val="22"/>
          <w:szCs w:val="22"/>
          <w:bdr w:val="none" w:sz="0" w:space="0" w:color="auto" w:frame="1"/>
        </w:rPr>
        <w:t>.</w:t>
      </w:r>
    </w:p>
    <w:p w14:paraId="2772B9CF" w14:textId="77777777" w:rsidR="00C8768C" w:rsidRDefault="00C8768C" w:rsidP="00C8768C">
      <w:pPr>
        <w:pStyle w:val="NormalWeb"/>
        <w:spacing w:before="240" w:beforeAutospacing="0" w:after="240" w:afterAutospacing="0"/>
        <w:textAlignment w:val="baseline"/>
        <w:rPr>
          <w:rFonts w:ascii="Roboto" w:hAnsi="Roboto"/>
          <w:color w:val="000000"/>
          <w:spacing w:val="2"/>
          <w:sz w:val="27"/>
          <w:szCs w:val="27"/>
        </w:rPr>
      </w:pPr>
      <w:r>
        <w:rPr>
          <w:rFonts w:ascii="Roboto" w:hAnsi="Roboto"/>
          <w:color w:val="000000"/>
          <w:spacing w:val="2"/>
          <w:sz w:val="27"/>
          <w:szCs w:val="27"/>
        </w:rPr>
        <w:t> </w:t>
      </w:r>
    </w:p>
    <w:p w14:paraId="774EFE3B" w14:textId="77777777" w:rsidR="00C8768C" w:rsidRDefault="00C8768C" w:rsidP="00C8768C">
      <w:pPr>
        <w:pStyle w:val="Heading3"/>
        <w:spacing w:before="0"/>
        <w:jc w:val="center"/>
        <w:textAlignment w:val="baseline"/>
        <w:rPr>
          <w:rFonts w:ascii="Roboto" w:hAnsi="Roboto"/>
          <w:color w:val="000000"/>
          <w:sz w:val="27"/>
          <w:szCs w:val="27"/>
        </w:rPr>
      </w:pPr>
      <w:r>
        <w:rPr>
          <w:rFonts w:ascii="Arial" w:hAnsi="Arial" w:cs="Arial"/>
          <w:i/>
          <w:iCs/>
          <w:color w:val="000000"/>
          <w:sz w:val="28"/>
          <w:szCs w:val="28"/>
          <w:bdr w:val="none" w:sz="0" w:space="0" w:color="auto" w:frame="1"/>
        </w:rPr>
        <w:lastRenderedPageBreak/>
        <w:t>Firmware Delivery Methods</w:t>
      </w:r>
    </w:p>
    <w:p w14:paraId="2C7C1AF1" w14:textId="0E565E2B" w:rsidR="00C8768C" w:rsidRDefault="00C8768C" w:rsidP="00C8768C">
      <w:pPr>
        <w:pStyle w:val="NormalWeb"/>
        <w:spacing w:before="0" w:beforeAutospacing="0" w:after="0" w:afterAutospacing="0"/>
        <w:textAlignment w:val="baseline"/>
        <w:rPr>
          <w:rFonts w:ascii="Roboto" w:hAnsi="Roboto"/>
          <w:color w:val="000000"/>
          <w:spacing w:val="2"/>
          <w:sz w:val="27"/>
          <w:szCs w:val="27"/>
        </w:rPr>
      </w:pPr>
      <w:r>
        <w:rPr>
          <w:rFonts w:ascii="Arial" w:hAnsi="Arial" w:cs="Arial"/>
          <w:noProof/>
          <w:color w:val="000000"/>
          <w:spacing w:val="2"/>
          <w:sz w:val="22"/>
          <w:szCs w:val="22"/>
          <w:bdr w:val="none" w:sz="0" w:space="0" w:color="auto" w:frame="1"/>
        </w:rPr>
        <w:drawing>
          <wp:inline distT="0" distB="0" distL="0" distR="0" wp14:anchorId="1294A5CA" wp14:editId="4CEF2B21">
            <wp:extent cx="5731510" cy="2807970"/>
            <wp:effectExtent l="0" t="0" r="2540" b="0"/>
            <wp:docPr id="588200920" name="Picture 1" descr="firmware delivery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mware delivery method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07970"/>
                    </a:xfrm>
                    <a:prstGeom prst="rect">
                      <a:avLst/>
                    </a:prstGeom>
                    <a:noFill/>
                    <a:ln>
                      <a:noFill/>
                    </a:ln>
                  </pic:spPr>
                </pic:pic>
              </a:graphicData>
            </a:graphic>
          </wp:inline>
        </w:drawing>
      </w:r>
    </w:p>
    <w:p w14:paraId="30224C9E" w14:textId="77777777" w:rsidR="00C8768C" w:rsidRPr="00C8768C" w:rsidRDefault="00C8768C"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r w:rsidRPr="00C8768C">
        <w:rPr>
          <w:rStyle w:val="Strong"/>
          <w:rFonts w:asciiTheme="minorHAnsi" w:hAnsiTheme="minorHAnsi" w:cstheme="minorHAnsi"/>
          <w:color w:val="000000"/>
          <w:spacing w:val="2"/>
          <w:sz w:val="32"/>
          <w:szCs w:val="32"/>
          <w:bdr w:val="none" w:sz="0" w:space="0" w:color="auto" w:frame="1"/>
        </w:rPr>
        <w:t>Firmware Update Object</w:t>
      </w:r>
    </w:p>
    <w:p w14:paraId="333ACDCF" w14:textId="77777777" w:rsidR="00321EAE" w:rsidRDefault="00C8768C" w:rsidP="00321EAE">
      <w:pPr>
        <w:pStyle w:val="NormalWeb"/>
        <w:spacing w:before="0" w:beforeAutospacing="0" w:after="0" w:afterAutospacing="0"/>
        <w:textAlignment w:val="baseline"/>
        <w:rPr>
          <w:rFonts w:asciiTheme="minorHAnsi" w:hAnsiTheme="minorHAnsi" w:cstheme="minorHAnsi"/>
          <w:color w:val="000000"/>
          <w:spacing w:val="2"/>
          <w:sz w:val="22"/>
          <w:szCs w:val="22"/>
          <w:bdr w:val="none" w:sz="0" w:space="0" w:color="auto" w:frame="1"/>
        </w:rPr>
      </w:pPr>
      <w:r w:rsidRPr="00C8768C">
        <w:rPr>
          <w:rFonts w:asciiTheme="minorHAnsi" w:hAnsiTheme="minorHAnsi" w:cstheme="minorHAnsi"/>
          <w:color w:val="000000"/>
          <w:spacing w:val="2"/>
          <w:sz w:val="22"/>
          <w:szCs w:val="22"/>
          <w:bdr w:val="none" w:sz="0" w:space="0" w:color="auto" w:frame="1"/>
        </w:rPr>
        <w:t xml:space="preserve">The FOTA process is defined in the </w:t>
      </w:r>
      <w:r w:rsidRPr="00C8768C">
        <w:rPr>
          <w:rStyle w:val="Strong"/>
          <w:rFonts w:asciiTheme="minorHAnsi" w:hAnsiTheme="minorHAnsi" w:cstheme="minorHAnsi"/>
          <w:color w:val="000000"/>
          <w:spacing w:val="2"/>
          <w:sz w:val="22"/>
          <w:szCs w:val="22"/>
          <w:bdr w:val="none" w:sz="0" w:space="0" w:color="auto" w:frame="1"/>
        </w:rPr>
        <w:t>Firmware Update Object</w:t>
      </w:r>
      <w:r w:rsidRPr="00C8768C">
        <w:rPr>
          <w:rFonts w:asciiTheme="minorHAnsi" w:hAnsiTheme="minorHAnsi" w:cstheme="minorHAnsi"/>
          <w:color w:val="000000"/>
          <w:spacing w:val="2"/>
          <w:sz w:val="27"/>
          <w:szCs w:val="27"/>
        </w:rPr>
        <w:t> </w:t>
      </w:r>
      <w:r w:rsidRPr="00C8768C">
        <w:rPr>
          <w:rFonts w:asciiTheme="minorHAnsi" w:hAnsiTheme="minorHAnsi" w:cstheme="minorHAnsi"/>
          <w:color w:val="188038"/>
          <w:spacing w:val="2"/>
          <w:sz w:val="22"/>
          <w:szCs w:val="22"/>
          <w:bdr w:val="none" w:sz="0" w:space="0" w:color="auto" w:frame="1"/>
        </w:rPr>
        <w:t>/5</w:t>
      </w:r>
      <w:r w:rsidRPr="00C8768C">
        <w:rPr>
          <w:rFonts w:asciiTheme="minorHAnsi" w:hAnsiTheme="minorHAnsi" w:cstheme="minorHAnsi"/>
          <w:color w:val="000000"/>
          <w:spacing w:val="2"/>
          <w:sz w:val="22"/>
          <w:szCs w:val="22"/>
          <w:bdr w:val="none" w:sz="0" w:space="0" w:color="auto" w:frame="1"/>
        </w:rPr>
        <w:t xml:space="preserve">. This Object defines the update process using </w:t>
      </w:r>
      <w:r w:rsidRPr="00C8768C">
        <w:rPr>
          <w:rStyle w:val="Strong"/>
          <w:rFonts w:asciiTheme="minorHAnsi" w:hAnsiTheme="minorHAnsi" w:cstheme="minorHAnsi"/>
          <w:color w:val="000000"/>
          <w:spacing w:val="2"/>
          <w:sz w:val="22"/>
          <w:szCs w:val="22"/>
          <w:bdr w:val="none" w:sz="0" w:space="0" w:color="auto" w:frame="1"/>
        </w:rPr>
        <w:t xml:space="preserve">four </w:t>
      </w:r>
      <w:proofErr w:type="gramStart"/>
      <w:r w:rsidRPr="00C8768C">
        <w:rPr>
          <w:rStyle w:val="Strong"/>
          <w:rFonts w:asciiTheme="minorHAnsi" w:hAnsiTheme="minorHAnsi" w:cstheme="minorHAnsi"/>
          <w:color w:val="000000"/>
          <w:spacing w:val="2"/>
          <w:sz w:val="22"/>
          <w:szCs w:val="22"/>
          <w:bdr w:val="none" w:sz="0" w:space="0" w:color="auto" w:frame="1"/>
        </w:rPr>
        <w:t>states</w:t>
      </w:r>
      <w:r w:rsidRPr="00C8768C">
        <w:rPr>
          <w:rFonts w:asciiTheme="minorHAnsi" w:hAnsiTheme="minorHAnsi" w:cstheme="minorHAnsi"/>
          <w:color w:val="000000"/>
          <w:spacing w:val="2"/>
          <w:sz w:val="22"/>
          <w:szCs w:val="22"/>
          <w:bdr w:val="none" w:sz="0" w:space="0" w:color="auto" w:frame="1"/>
        </w:rPr>
        <w:t>(</w:t>
      </w:r>
      <w:proofErr w:type="gramEnd"/>
      <w:r w:rsidRPr="00C8768C">
        <w:rPr>
          <w:rFonts w:asciiTheme="minorHAnsi" w:hAnsiTheme="minorHAnsi" w:cstheme="minorHAnsi"/>
          <w:color w:val="000000"/>
          <w:spacing w:val="2"/>
          <w:sz w:val="22"/>
          <w:szCs w:val="22"/>
          <w:bdr w:val="none" w:sz="0" w:space="0" w:color="auto" w:frame="1"/>
        </w:rPr>
        <w:t>defined by Resource</w:t>
      </w:r>
      <w:r w:rsidRPr="00C8768C">
        <w:rPr>
          <w:rFonts w:asciiTheme="minorHAnsi" w:hAnsiTheme="minorHAnsi" w:cstheme="minorHAnsi"/>
          <w:color w:val="188038"/>
          <w:spacing w:val="2"/>
          <w:sz w:val="22"/>
          <w:szCs w:val="22"/>
          <w:bdr w:val="none" w:sz="0" w:space="0" w:color="auto" w:frame="1"/>
        </w:rPr>
        <w:t>/5/*/3</w:t>
      </w:r>
      <w:r w:rsidRPr="00C8768C">
        <w:rPr>
          <w:rFonts w:asciiTheme="minorHAnsi" w:hAnsiTheme="minorHAnsi" w:cstheme="minorHAnsi"/>
          <w:color w:val="000000"/>
          <w:spacing w:val="2"/>
          <w:sz w:val="22"/>
          <w:szCs w:val="22"/>
          <w:bdr w:val="none" w:sz="0" w:space="0" w:color="auto" w:frame="1"/>
        </w:rPr>
        <w:t xml:space="preserve">), as well as </w:t>
      </w:r>
      <w:r w:rsidRPr="00C8768C">
        <w:rPr>
          <w:rStyle w:val="Strong"/>
          <w:rFonts w:asciiTheme="minorHAnsi" w:hAnsiTheme="minorHAnsi" w:cstheme="minorHAnsi"/>
          <w:color w:val="000000"/>
          <w:spacing w:val="2"/>
          <w:sz w:val="22"/>
          <w:szCs w:val="22"/>
          <w:bdr w:val="none" w:sz="0" w:space="0" w:color="auto" w:frame="1"/>
        </w:rPr>
        <w:t>multiple update results</w:t>
      </w:r>
      <w:r w:rsidRPr="00C8768C">
        <w:rPr>
          <w:rFonts w:asciiTheme="minorHAnsi" w:hAnsiTheme="minorHAnsi" w:cstheme="minorHAnsi"/>
          <w:b/>
          <w:bCs/>
          <w:color w:val="000000"/>
          <w:spacing w:val="2"/>
          <w:sz w:val="22"/>
          <w:szCs w:val="22"/>
          <w:bdr w:val="none" w:sz="0" w:space="0" w:color="auto" w:frame="1"/>
        </w:rPr>
        <w:t>(</w:t>
      </w:r>
      <w:r w:rsidRPr="00C8768C">
        <w:rPr>
          <w:rFonts w:asciiTheme="minorHAnsi" w:hAnsiTheme="minorHAnsi" w:cstheme="minorHAnsi"/>
          <w:color w:val="000000"/>
          <w:spacing w:val="2"/>
          <w:sz w:val="22"/>
          <w:szCs w:val="22"/>
          <w:bdr w:val="none" w:sz="0" w:space="0" w:color="auto" w:frame="1"/>
        </w:rPr>
        <w:t>defined by Resource</w:t>
      </w:r>
      <w:r w:rsidRPr="00C8768C">
        <w:rPr>
          <w:rFonts w:asciiTheme="minorHAnsi" w:hAnsiTheme="minorHAnsi" w:cstheme="minorHAnsi"/>
          <w:color w:val="188038"/>
          <w:spacing w:val="2"/>
          <w:sz w:val="22"/>
          <w:szCs w:val="22"/>
          <w:bdr w:val="none" w:sz="0" w:space="0" w:color="auto" w:frame="1"/>
        </w:rPr>
        <w:t>/5/*/5</w:t>
      </w:r>
      <w:r w:rsidRPr="00C8768C">
        <w:rPr>
          <w:rFonts w:asciiTheme="minorHAnsi" w:hAnsiTheme="minorHAnsi" w:cstheme="minorHAnsi"/>
          <w:color w:val="000000"/>
          <w:spacing w:val="2"/>
          <w:sz w:val="22"/>
          <w:szCs w:val="22"/>
          <w:bdr w:val="none" w:sz="0" w:space="0" w:color="auto" w:frame="1"/>
        </w:rPr>
        <w:t>) representing the most common outcomes of the firmware update process.</w:t>
      </w:r>
    </w:p>
    <w:p w14:paraId="0F32709F" w14:textId="77777777" w:rsidR="00321EAE" w:rsidRDefault="00321EAE" w:rsidP="00321EAE">
      <w:pPr>
        <w:pStyle w:val="NormalWeb"/>
        <w:spacing w:before="0" w:beforeAutospacing="0" w:after="0" w:afterAutospacing="0"/>
        <w:textAlignment w:val="baseline"/>
        <w:rPr>
          <w:rFonts w:asciiTheme="minorHAnsi" w:hAnsiTheme="minorHAnsi" w:cstheme="minorHAnsi"/>
          <w:color w:val="000000"/>
          <w:spacing w:val="2"/>
          <w:sz w:val="22"/>
          <w:szCs w:val="22"/>
          <w:bdr w:val="none" w:sz="0" w:space="0" w:color="auto" w:frame="1"/>
        </w:rPr>
      </w:pPr>
    </w:p>
    <w:p w14:paraId="457FA96A" w14:textId="77777777" w:rsidR="00321EAE" w:rsidRDefault="00321EAE" w:rsidP="00321EAE">
      <w:pPr>
        <w:pStyle w:val="NormalWeb"/>
        <w:spacing w:before="0" w:beforeAutospacing="0" w:after="0" w:afterAutospacing="0"/>
        <w:textAlignment w:val="baseline"/>
        <w:rPr>
          <w:rFonts w:asciiTheme="minorHAnsi" w:hAnsiTheme="minorHAnsi" w:cstheme="minorHAnsi"/>
          <w:color w:val="000000"/>
          <w:spacing w:val="2"/>
          <w:sz w:val="22"/>
          <w:szCs w:val="22"/>
          <w:bdr w:val="none" w:sz="0" w:space="0" w:color="auto" w:frame="1"/>
        </w:rPr>
      </w:pPr>
    </w:p>
    <w:p w14:paraId="044BD15E" w14:textId="0E394102" w:rsidR="00321EAE" w:rsidRPr="00321EAE" w:rsidRDefault="00321EAE" w:rsidP="00321EAE">
      <w:pPr>
        <w:pStyle w:val="NormalWeb"/>
        <w:spacing w:before="0" w:beforeAutospacing="0" w:after="0" w:afterAutospacing="0"/>
        <w:textAlignment w:val="baseline"/>
        <w:rPr>
          <w:rFonts w:asciiTheme="minorHAnsi" w:hAnsiTheme="minorHAnsi" w:cstheme="minorHAnsi"/>
          <w:b/>
          <w:bCs/>
          <w:color w:val="000000"/>
          <w:spacing w:val="2"/>
          <w:sz w:val="28"/>
          <w:szCs w:val="28"/>
        </w:rPr>
      </w:pPr>
      <w:r w:rsidRPr="00321EAE">
        <w:rPr>
          <w:rFonts w:asciiTheme="minorHAnsi" w:hAnsiTheme="minorHAnsi" w:cstheme="minorHAnsi"/>
          <w:b/>
          <w:bCs/>
          <w:sz w:val="28"/>
          <w:szCs w:val="28"/>
        </w:rPr>
        <w:t>OTA update modes</w:t>
      </w:r>
    </w:p>
    <w:p w14:paraId="64E03146"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As for selecting the right OTA architecture, the one size fits all OTA update mode doesn’t fit anybody. Or does it? It all depends. We’re talking about </w:t>
      </w:r>
      <w:proofErr w:type="spellStart"/>
      <w:r w:rsidRPr="00321EAE">
        <w:rPr>
          <w:rFonts w:asciiTheme="minorHAnsi" w:hAnsiTheme="minorHAnsi" w:cstheme="minorHAnsi"/>
          <w:sz w:val="22"/>
          <w:szCs w:val="22"/>
        </w:rPr>
        <w:t>IIoT</w:t>
      </w:r>
      <w:proofErr w:type="spellEnd"/>
      <w:r w:rsidRPr="00321EAE">
        <w:rPr>
          <w:rFonts w:asciiTheme="minorHAnsi" w:hAnsiTheme="minorHAnsi" w:cstheme="minorHAnsi"/>
          <w:sz w:val="22"/>
          <w:szCs w:val="22"/>
        </w:rPr>
        <w:t xml:space="preserve">, so the answer would be “it does”. For IoT devices in general, it would depend on the use case. But for </w:t>
      </w:r>
      <w:proofErr w:type="spellStart"/>
      <w:r w:rsidRPr="00321EAE">
        <w:rPr>
          <w:rFonts w:asciiTheme="minorHAnsi" w:hAnsiTheme="minorHAnsi" w:cstheme="minorHAnsi"/>
          <w:sz w:val="22"/>
          <w:szCs w:val="22"/>
        </w:rPr>
        <w:t>IIoT</w:t>
      </w:r>
      <w:proofErr w:type="spellEnd"/>
      <w:r w:rsidRPr="00321EAE">
        <w:rPr>
          <w:rFonts w:asciiTheme="minorHAnsi" w:hAnsiTheme="minorHAnsi" w:cstheme="minorHAnsi"/>
          <w:sz w:val="22"/>
          <w:szCs w:val="22"/>
        </w:rPr>
        <w:t xml:space="preserve"> devices there is a definitive advantage on using the push-pull mode. For completeness I discuss the other update modes as well, but all remarks mentioned are </w:t>
      </w:r>
      <w:proofErr w:type="spellStart"/>
      <w:r w:rsidRPr="00321EAE">
        <w:rPr>
          <w:rFonts w:asciiTheme="minorHAnsi" w:hAnsiTheme="minorHAnsi" w:cstheme="minorHAnsi"/>
          <w:sz w:val="22"/>
          <w:szCs w:val="22"/>
        </w:rPr>
        <w:t>IIoT</w:t>
      </w:r>
      <w:proofErr w:type="spellEnd"/>
      <w:r w:rsidRPr="00321EAE">
        <w:rPr>
          <w:rFonts w:asciiTheme="minorHAnsi" w:hAnsiTheme="minorHAnsi" w:cstheme="minorHAnsi"/>
          <w:sz w:val="22"/>
          <w:szCs w:val="22"/>
        </w:rPr>
        <w:t xml:space="preserve"> in mind and not IoT. </w:t>
      </w:r>
    </w:p>
    <w:p w14:paraId="07CF3C40" w14:textId="77777777" w:rsidR="00321EAE" w:rsidRPr="00321EAE" w:rsidRDefault="00321EAE" w:rsidP="00321EAE">
      <w:pPr>
        <w:pStyle w:val="Heading3"/>
        <w:rPr>
          <w:rFonts w:asciiTheme="minorHAnsi" w:hAnsiTheme="minorHAnsi" w:cstheme="minorHAnsi"/>
          <w:sz w:val="22"/>
          <w:szCs w:val="22"/>
        </w:rPr>
      </w:pPr>
      <w:r w:rsidRPr="00321EAE">
        <w:rPr>
          <w:rFonts w:asciiTheme="minorHAnsi" w:hAnsiTheme="minorHAnsi" w:cstheme="minorHAnsi"/>
          <w:sz w:val="22"/>
          <w:szCs w:val="22"/>
          <w:highlight w:val="yellow"/>
        </w:rPr>
        <w:t>Push</w:t>
      </w:r>
    </w:p>
    <w:p w14:paraId="3447135B"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In this mode, the cloud (or local) update server pushes a new firmware version to each device. </w:t>
      </w:r>
    </w:p>
    <w:p w14:paraId="25BE5510"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The biggest advantage of this mode is that the updates are immediate. This means that the device is in a state where the update can be applied. </w:t>
      </w:r>
    </w:p>
    <w:p w14:paraId="11D219D6"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The biggest disadvantage is that this is a very bandwidth consuming mode. Each update needs to be </w:t>
      </w:r>
      <w:proofErr w:type="gramStart"/>
      <w:r w:rsidRPr="00321EAE">
        <w:rPr>
          <w:rFonts w:asciiTheme="minorHAnsi" w:hAnsiTheme="minorHAnsi" w:cstheme="minorHAnsi"/>
          <w:sz w:val="22"/>
          <w:szCs w:val="22"/>
        </w:rPr>
        <w:t>send</w:t>
      </w:r>
      <w:proofErr w:type="gramEnd"/>
      <w:r w:rsidRPr="00321EAE">
        <w:rPr>
          <w:rFonts w:asciiTheme="minorHAnsi" w:hAnsiTheme="minorHAnsi" w:cstheme="minorHAnsi"/>
          <w:sz w:val="22"/>
          <w:szCs w:val="22"/>
        </w:rPr>
        <w:t xml:space="preserve"> to each individual device, making it only useful for updating small “fleets” of devices.</w:t>
      </w:r>
    </w:p>
    <w:p w14:paraId="4435E41C" w14:textId="77777777" w:rsidR="00321EAE" w:rsidRPr="00321EAE" w:rsidRDefault="00321EAE" w:rsidP="00321EAE">
      <w:pPr>
        <w:pStyle w:val="Heading3"/>
        <w:rPr>
          <w:rFonts w:asciiTheme="minorHAnsi" w:hAnsiTheme="minorHAnsi" w:cstheme="minorHAnsi"/>
          <w:sz w:val="22"/>
          <w:szCs w:val="22"/>
        </w:rPr>
      </w:pPr>
      <w:r w:rsidRPr="00321EAE">
        <w:rPr>
          <w:rFonts w:asciiTheme="minorHAnsi" w:hAnsiTheme="minorHAnsi" w:cstheme="minorHAnsi"/>
          <w:sz w:val="22"/>
          <w:szCs w:val="22"/>
          <w:highlight w:val="yellow"/>
        </w:rPr>
        <w:t>Pull</w:t>
      </w:r>
    </w:p>
    <w:p w14:paraId="627CD6F1"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In a pull mode scenario, the device itself checks on a regular basis whether there is an upgrade available and if so, downloads the upgrade. </w:t>
      </w:r>
    </w:p>
    <w:p w14:paraId="6A4ED468"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The advantage of this scenario is that it consumes </w:t>
      </w:r>
      <w:proofErr w:type="gramStart"/>
      <w:r w:rsidRPr="00321EAE">
        <w:rPr>
          <w:rFonts w:asciiTheme="minorHAnsi" w:hAnsiTheme="minorHAnsi" w:cstheme="minorHAnsi"/>
          <w:sz w:val="22"/>
          <w:szCs w:val="22"/>
        </w:rPr>
        <w:t>considerable</w:t>
      </w:r>
      <w:proofErr w:type="gramEnd"/>
      <w:r w:rsidRPr="00321EAE">
        <w:rPr>
          <w:rFonts w:asciiTheme="minorHAnsi" w:hAnsiTheme="minorHAnsi" w:cstheme="minorHAnsi"/>
          <w:sz w:val="22"/>
          <w:szCs w:val="22"/>
        </w:rPr>
        <w:t xml:space="preserve"> less bandwidth than the push mode. </w:t>
      </w:r>
    </w:p>
    <w:p w14:paraId="6D379975"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The biggest disadvantage is then </w:t>
      </w:r>
      <w:proofErr w:type="gramStart"/>
      <w:r w:rsidRPr="00321EAE">
        <w:rPr>
          <w:rFonts w:asciiTheme="minorHAnsi" w:hAnsiTheme="minorHAnsi" w:cstheme="minorHAnsi"/>
          <w:sz w:val="22"/>
          <w:szCs w:val="22"/>
        </w:rPr>
        <w:t>again</w:t>
      </w:r>
      <w:proofErr w:type="gramEnd"/>
      <w:r w:rsidRPr="00321EAE">
        <w:rPr>
          <w:rFonts w:asciiTheme="minorHAnsi" w:hAnsiTheme="minorHAnsi" w:cstheme="minorHAnsi"/>
          <w:sz w:val="22"/>
          <w:szCs w:val="22"/>
        </w:rPr>
        <w:t xml:space="preserve"> the pulling, if the pull interval is long, this might be an issue for critical updates. Then again, if a device is not in a safe state to update it might take long as well before the update is applied. </w:t>
      </w:r>
    </w:p>
    <w:p w14:paraId="09070B21"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lastRenderedPageBreak/>
        <w:t xml:space="preserve">The second disadvantage is that a device does not need to register for the updates. One might consider that this is an advantage because it is much </w:t>
      </w:r>
      <w:proofErr w:type="gramStart"/>
      <w:r w:rsidRPr="00321EAE">
        <w:rPr>
          <w:rFonts w:asciiTheme="minorHAnsi" w:hAnsiTheme="minorHAnsi" w:cstheme="minorHAnsi"/>
          <w:sz w:val="22"/>
          <w:szCs w:val="22"/>
        </w:rPr>
        <w:t>more simple</w:t>
      </w:r>
      <w:proofErr w:type="gramEnd"/>
      <w:r w:rsidRPr="00321EAE">
        <w:rPr>
          <w:rFonts w:asciiTheme="minorHAnsi" w:hAnsiTheme="minorHAnsi" w:cstheme="minorHAnsi"/>
          <w:sz w:val="22"/>
          <w:szCs w:val="22"/>
        </w:rPr>
        <w:t xml:space="preserve"> to develop, but from a device management and security perspective, this is not desired.</w:t>
      </w:r>
    </w:p>
    <w:p w14:paraId="6E429A92" w14:textId="77777777" w:rsidR="00321EAE" w:rsidRPr="00321EAE" w:rsidRDefault="00321EAE" w:rsidP="00321EAE">
      <w:pPr>
        <w:pStyle w:val="Heading3"/>
        <w:rPr>
          <w:rFonts w:asciiTheme="minorHAnsi" w:hAnsiTheme="minorHAnsi" w:cstheme="minorHAnsi"/>
          <w:sz w:val="22"/>
          <w:szCs w:val="22"/>
        </w:rPr>
      </w:pPr>
      <w:r w:rsidRPr="00321EAE">
        <w:rPr>
          <w:rFonts w:asciiTheme="minorHAnsi" w:hAnsiTheme="minorHAnsi" w:cstheme="minorHAnsi"/>
          <w:sz w:val="22"/>
          <w:szCs w:val="22"/>
          <w:highlight w:val="yellow"/>
        </w:rPr>
        <w:t>Push-Pull</w:t>
      </w:r>
    </w:p>
    <w:p w14:paraId="0C30CBFA"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In an industrial environment, the best of both worlds, the push-pull OTA mode is the preferred mode. </w:t>
      </w:r>
    </w:p>
    <w:p w14:paraId="470DEFE4"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proofErr w:type="gramStart"/>
      <w:r w:rsidRPr="00321EAE">
        <w:rPr>
          <w:rFonts w:asciiTheme="minorHAnsi" w:hAnsiTheme="minorHAnsi" w:cstheme="minorHAnsi"/>
          <w:sz w:val="22"/>
          <w:szCs w:val="22"/>
        </w:rPr>
        <w:t>So</w:t>
      </w:r>
      <w:proofErr w:type="gramEnd"/>
      <w:r w:rsidRPr="00321EAE">
        <w:rPr>
          <w:rFonts w:asciiTheme="minorHAnsi" w:hAnsiTheme="minorHAnsi" w:cstheme="minorHAnsi"/>
          <w:sz w:val="22"/>
          <w:szCs w:val="22"/>
        </w:rPr>
        <w:t xml:space="preserve"> if this is the preferred mode why would one bother implementing others? Implementing a push-pull mode OTA requires a much more complex and costly development, so if you are just getting started and only a handful of devices need to be managed and upgraded, a push OTA update might make more sense since the time to market will be faster and the required development budget will be lower. </w:t>
      </w:r>
    </w:p>
    <w:p w14:paraId="7CB8CEE6"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After all, the OTA process should be able to update itself and switch to a push-pull mode when it receives that update as your number of devices grow (and so will your development budget, making the push-pull OTA mode accountable to your management).</w:t>
      </w:r>
    </w:p>
    <w:p w14:paraId="58E63BEC" w14:textId="77777777" w:rsidR="00321EAE" w:rsidRDefault="00321EAE" w:rsidP="00321EAE">
      <w:pPr>
        <w:pStyle w:val="NormalWeb"/>
        <w:spacing w:before="240" w:beforeAutospacing="0" w:after="240" w:afterAutospacing="0"/>
        <w:rPr>
          <w:rFonts w:ascii="Segoe UI" w:hAnsi="Segoe UI" w:cs="Segoe UI"/>
          <w:sz w:val="30"/>
          <w:szCs w:val="30"/>
        </w:rPr>
      </w:pPr>
      <w:r w:rsidRPr="00321EAE">
        <w:rPr>
          <w:rFonts w:asciiTheme="minorHAnsi" w:hAnsiTheme="minorHAnsi" w:cstheme="minorHAnsi"/>
          <w:sz w:val="22"/>
          <w:szCs w:val="22"/>
        </w:rPr>
        <w:t xml:space="preserve">Since this is by far the most important </w:t>
      </w:r>
      <w:proofErr w:type="spellStart"/>
      <w:r w:rsidRPr="00321EAE">
        <w:rPr>
          <w:rFonts w:asciiTheme="minorHAnsi" w:hAnsiTheme="minorHAnsi" w:cstheme="minorHAnsi"/>
          <w:sz w:val="22"/>
          <w:szCs w:val="22"/>
        </w:rPr>
        <w:t>IIoT</w:t>
      </w:r>
      <w:proofErr w:type="spellEnd"/>
      <w:r w:rsidRPr="00321EAE">
        <w:rPr>
          <w:rFonts w:asciiTheme="minorHAnsi" w:hAnsiTheme="minorHAnsi" w:cstheme="minorHAnsi"/>
          <w:sz w:val="22"/>
          <w:szCs w:val="22"/>
        </w:rPr>
        <w:t xml:space="preserve"> OTA update mode, the process is described in detail below.</w:t>
      </w:r>
    </w:p>
    <w:p w14:paraId="1395BC02" w14:textId="623A2451" w:rsidR="00321EAE" w:rsidRDefault="00321EAE" w:rsidP="00321EAE">
      <w:pPr>
        <w:rPr>
          <w:rFonts w:ascii="Segoe UI" w:hAnsi="Segoe UI" w:cs="Segoe UI"/>
          <w:sz w:val="30"/>
          <w:szCs w:val="30"/>
        </w:rPr>
      </w:pPr>
      <w:r>
        <w:rPr>
          <w:rFonts w:ascii="Segoe UI" w:hAnsi="Segoe UI" w:cs="Segoe UI"/>
          <w:noProof/>
          <w:sz w:val="30"/>
          <w:szCs w:val="30"/>
        </w:rPr>
        <w:drawing>
          <wp:inline distT="0" distB="0" distL="0" distR="0" wp14:anchorId="588441E1" wp14:editId="3A517674">
            <wp:extent cx="5715000" cy="4953000"/>
            <wp:effectExtent l="0" t="0" r="0" b="0"/>
            <wp:docPr id="244454555" name="Picture 1" descr="OTA Push-Pull updat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A Push-Pull update mo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953000"/>
                    </a:xfrm>
                    <a:prstGeom prst="rect">
                      <a:avLst/>
                    </a:prstGeom>
                    <a:noFill/>
                    <a:ln>
                      <a:noFill/>
                    </a:ln>
                  </pic:spPr>
                </pic:pic>
              </a:graphicData>
            </a:graphic>
          </wp:inline>
        </w:drawing>
      </w:r>
    </w:p>
    <w:p w14:paraId="725A4216" w14:textId="77777777" w:rsidR="00321EAE" w:rsidRPr="00321EAE" w:rsidRDefault="00321EAE" w:rsidP="00321EAE">
      <w:pPr>
        <w:numPr>
          <w:ilvl w:val="0"/>
          <w:numId w:val="3"/>
        </w:numPr>
        <w:spacing w:before="360" w:after="100" w:afterAutospacing="1" w:line="240" w:lineRule="auto"/>
        <w:ind w:left="1200"/>
        <w:rPr>
          <w:rFonts w:cstheme="minorHAnsi"/>
        </w:rPr>
      </w:pPr>
      <w:r w:rsidRPr="00321EAE">
        <w:rPr>
          <w:rFonts w:cstheme="minorHAnsi"/>
        </w:rPr>
        <w:lastRenderedPageBreak/>
        <w:t>The device connects to the update cloud and registers for updates. The update server is typically a message broker (</w:t>
      </w:r>
      <w:proofErr w:type="gramStart"/>
      <w:r w:rsidRPr="00321EAE">
        <w:rPr>
          <w:rFonts w:cstheme="minorHAnsi"/>
        </w:rPr>
        <w:t>e.g.</w:t>
      </w:r>
      <w:proofErr w:type="gramEnd"/>
      <w:r w:rsidRPr="00321EAE">
        <w:rPr>
          <w:rFonts w:cstheme="minorHAnsi"/>
        </w:rPr>
        <w:t xml:space="preserve"> an MQTT broker).</w:t>
      </w:r>
    </w:p>
    <w:p w14:paraId="0BA62A06" w14:textId="77777777" w:rsidR="00321EAE" w:rsidRPr="00321EAE" w:rsidRDefault="00321EAE" w:rsidP="00321EAE">
      <w:pPr>
        <w:numPr>
          <w:ilvl w:val="0"/>
          <w:numId w:val="3"/>
        </w:numPr>
        <w:spacing w:before="360" w:after="100" w:afterAutospacing="1" w:line="240" w:lineRule="auto"/>
        <w:ind w:left="1200"/>
        <w:rPr>
          <w:rFonts w:cstheme="minorHAnsi"/>
        </w:rPr>
      </w:pPr>
      <w:r w:rsidRPr="00321EAE">
        <w:rPr>
          <w:rFonts w:cstheme="minorHAnsi"/>
        </w:rPr>
        <w:t>A new firmware, configuration, application, … is committed on the upgrade server (cloud). This can either be for all devices, a fleet of devices, or a specific device.</w:t>
      </w:r>
    </w:p>
    <w:p w14:paraId="00A6EE8B" w14:textId="77777777" w:rsidR="00321EAE" w:rsidRPr="00321EAE" w:rsidRDefault="00321EAE" w:rsidP="00321EAE">
      <w:pPr>
        <w:numPr>
          <w:ilvl w:val="0"/>
          <w:numId w:val="3"/>
        </w:numPr>
        <w:spacing w:before="360" w:after="100" w:afterAutospacing="1" w:line="240" w:lineRule="auto"/>
        <w:ind w:left="1200"/>
        <w:rPr>
          <w:rFonts w:cstheme="minorHAnsi"/>
        </w:rPr>
      </w:pPr>
      <w:r w:rsidRPr="00321EAE">
        <w:rPr>
          <w:rFonts w:cstheme="minorHAnsi"/>
        </w:rPr>
        <w:t>The new firmware availability for the devices gets stored in a database for audit purposes.</w:t>
      </w:r>
    </w:p>
    <w:p w14:paraId="1F19ED1E" w14:textId="77777777" w:rsidR="00321EAE" w:rsidRPr="00321EAE" w:rsidRDefault="00321EAE" w:rsidP="00321EAE">
      <w:pPr>
        <w:numPr>
          <w:ilvl w:val="0"/>
          <w:numId w:val="3"/>
        </w:numPr>
        <w:spacing w:before="360" w:after="100" w:afterAutospacing="1" w:line="240" w:lineRule="auto"/>
        <w:ind w:left="1200"/>
        <w:rPr>
          <w:rFonts w:cstheme="minorHAnsi"/>
        </w:rPr>
      </w:pPr>
      <w:r w:rsidRPr="00321EAE">
        <w:rPr>
          <w:rFonts w:cstheme="minorHAnsi"/>
        </w:rPr>
        <w:t>A temporary link to the new firmware gets created for each device (only available with the devices certificate) and the link of the update gets pushed on the update broker (where the device registered on).</w:t>
      </w:r>
    </w:p>
    <w:p w14:paraId="40AA483B" w14:textId="77777777" w:rsidR="00321EAE" w:rsidRPr="00321EAE" w:rsidRDefault="00321EAE" w:rsidP="00321EAE">
      <w:pPr>
        <w:numPr>
          <w:ilvl w:val="0"/>
          <w:numId w:val="3"/>
        </w:numPr>
        <w:spacing w:before="360" w:after="100" w:afterAutospacing="1" w:line="240" w:lineRule="auto"/>
        <w:ind w:left="1200"/>
        <w:rPr>
          <w:rFonts w:cstheme="minorHAnsi"/>
        </w:rPr>
      </w:pPr>
      <w:r w:rsidRPr="00321EAE">
        <w:rPr>
          <w:rFonts w:cstheme="minorHAnsi"/>
        </w:rPr>
        <w:t>The device receives an event that there is a new firmware version available, together with the temporary link to that firmware version.</w:t>
      </w:r>
    </w:p>
    <w:p w14:paraId="5FA1C47A" w14:textId="614562C0" w:rsidR="00321EAE" w:rsidRPr="00321EAE" w:rsidRDefault="00321EAE" w:rsidP="00321EAE">
      <w:pPr>
        <w:numPr>
          <w:ilvl w:val="0"/>
          <w:numId w:val="3"/>
        </w:numPr>
        <w:spacing w:before="360" w:after="100" w:afterAutospacing="1" w:line="240" w:lineRule="auto"/>
        <w:ind w:left="1200"/>
        <w:rPr>
          <w:rFonts w:cstheme="minorHAnsi"/>
        </w:rPr>
      </w:pPr>
      <w:r w:rsidRPr="00321EAE">
        <w:rPr>
          <w:rFonts w:cstheme="minorHAnsi"/>
        </w:rPr>
        <w:t>The device downloads the new firmware over a secure channel. It checks the</w:t>
      </w:r>
      <w:r>
        <w:rPr>
          <w:rFonts w:cstheme="minorHAnsi"/>
        </w:rPr>
        <w:t xml:space="preserve"> </w:t>
      </w:r>
      <w:r w:rsidRPr="00321EAE">
        <w:rPr>
          <w:rFonts w:cstheme="minorHAnsi"/>
        </w:rPr>
        <w:t>downloaded update for consistency, decrypts end decompresses it and puts it on the landing zone for new firmware. When this is done, the firmware update server gets informed by the device that the new firmware has been downloaded, so that the temporary link may be removed.</w:t>
      </w:r>
    </w:p>
    <w:p w14:paraId="5BFB77F3" w14:textId="77777777" w:rsidR="00321EAE" w:rsidRPr="00321EAE" w:rsidRDefault="00321EAE" w:rsidP="00321EAE">
      <w:pPr>
        <w:numPr>
          <w:ilvl w:val="0"/>
          <w:numId w:val="3"/>
        </w:numPr>
        <w:spacing w:before="360" w:after="100" w:afterAutospacing="1" w:line="240" w:lineRule="auto"/>
        <w:ind w:left="1200"/>
        <w:rPr>
          <w:rFonts w:cstheme="minorHAnsi"/>
        </w:rPr>
      </w:pPr>
      <w:r w:rsidRPr="00321EAE">
        <w:rPr>
          <w:rFonts w:cstheme="minorHAnsi"/>
        </w:rPr>
        <w:t>When the device is in a safe state it can perform the update. Safe means its context says it is ok to perform the update at that given point in time</w:t>
      </w:r>
      <w:del w:id="0" w:author="Unknown">
        <w:r w:rsidRPr="00321EAE">
          <w:rPr>
            <w:rFonts w:cstheme="minorHAnsi"/>
          </w:rPr>
          <w:delText>.</w:delText>
        </w:r>
      </w:del>
    </w:p>
    <w:p w14:paraId="59359A3D" w14:textId="77777777" w:rsidR="00321EAE" w:rsidRPr="00321EAE" w:rsidRDefault="00321EAE" w:rsidP="00321EAE">
      <w:pPr>
        <w:numPr>
          <w:ilvl w:val="0"/>
          <w:numId w:val="3"/>
        </w:numPr>
        <w:spacing w:before="360" w:after="100" w:afterAutospacing="1" w:line="240" w:lineRule="auto"/>
        <w:ind w:left="1200"/>
        <w:rPr>
          <w:rFonts w:cstheme="minorHAnsi"/>
        </w:rPr>
      </w:pPr>
      <w:r w:rsidRPr="00321EAE">
        <w:rPr>
          <w:rFonts w:cstheme="minorHAnsi"/>
        </w:rPr>
        <w:t>The device notifies the update server that the update has been executed.</w:t>
      </w:r>
    </w:p>
    <w:p w14:paraId="68274C61" w14:textId="77777777" w:rsidR="00321EAE" w:rsidRDefault="00321EAE" w:rsidP="00321EAE">
      <w:pPr>
        <w:numPr>
          <w:ilvl w:val="0"/>
          <w:numId w:val="3"/>
        </w:numPr>
        <w:spacing w:before="360" w:after="100" w:afterAutospacing="1" w:line="240" w:lineRule="auto"/>
        <w:ind w:left="1200"/>
        <w:rPr>
          <w:rFonts w:cstheme="minorHAnsi"/>
        </w:rPr>
      </w:pPr>
      <w:r w:rsidRPr="00321EAE">
        <w:rPr>
          <w:rFonts w:cstheme="minorHAnsi"/>
        </w:rPr>
        <w:t>The update server registers the execution of the update in the database for full traceability.</w:t>
      </w:r>
    </w:p>
    <w:p w14:paraId="385FF60D" w14:textId="77777777" w:rsidR="00321EAE" w:rsidRPr="004E5E61" w:rsidRDefault="00321EAE" w:rsidP="004E5E61">
      <w:pPr>
        <w:spacing w:before="360" w:after="100" w:afterAutospacing="1" w:line="240" w:lineRule="auto"/>
        <w:ind w:left="840"/>
        <w:rPr>
          <w:rFonts w:cstheme="minorHAnsi"/>
        </w:rPr>
      </w:pPr>
    </w:p>
    <w:p w14:paraId="44680E86" w14:textId="77777777" w:rsidR="00321EAE" w:rsidRDefault="00321EAE" w:rsidP="00321EAE">
      <w:pPr>
        <w:spacing w:before="360" w:after="100" w:afterAutospacing="1" w:line="240" w:lineRule="auto"/>
        <w:ind w:left="1200"/>
        <w:rPr>
          <w:rFonts w:cstheme="minorHAnsi"/>
        </w:rPr>
      </w:pPr>
    </w:p>
    <w:p w14:paraId="537433FD" w14:textId="77777777" w:rsidR="00321EAE" w:rsidRDefault="00321EAE" w:rsidP="00321EAE">
      <w:pPr>
        <w:spacing w:before="360" w:after="100" w:afterAutospacing="1" w:line="240" w:lineRule="auto"/>
        <w:ind w:left="1200"/>
        <w:rPr>
          <w:rFonts w:cstheme="minorHAnsi"/>
        </w:rPr>
      </w:pPr>
    </w:p>
    <w:p w14:paraId="625E3A32" w14:textId="77777777" w:rsidR="00321EAE" w:rsidRDefault="00321EAE" w:rsidP="00321EAE">
      <w:pPr>
        <w:spacing w:before="360" w:after="100" w:afterAutospacing="1" w:line="240" w:lineRule="auto"/>
        <w:ind w:left="1200"/>
        <w:rPr>
          <w:rFonts w:cstheme="minorHAnsi"/>
        </w:rPr>
      </w:pPr>
    </w:p>
    <w:p w14:paraId="175CD412" w14:textId="77777777" w:rsidR="00321EAE" w:rsidRDefault="00321EAE" w:rsidP="00321EAE">
      <w:pPr>
        <w:spacing w:before="360" w:after="100" w:afterAutospacing="1" w:line="240" w:lineRule="auto"/>
        <w:ind w:left="1200"/>
        <w:rPr>
          <w:rFonts w:cstheme="minorHAnsi"/>
        </w:rPr>
      </w:pPr>
    </w:p>
    <w:p w14:paraId="74EE407C" w14:textId="77777777" w:rsidR="004E5E61" w:rsidRDefault="004E5E61" w:rsidP="00321EAE">
      <w:pPr>
        <w:spacing w:before="360" w:after="100" w:afterAutospacing="1" w:line="240" w:lineRule="auto"/>
        <w:rPr>
          <w:rFonts w:ascii="Segoe UI" w:hAnsi="Segoe UI" w:cs="Segoe UI"/>
          <w:b/>
          <w:bCs/>
          <w:sz w:val="28"/>
          <w:szCs w:val="28"/>
        </w:rPr>
      </w:pPr>
    </w:p>
    <w:p w14:paraId="1890BA59" w14:textId="77777777" w:rsidR="004E5E61" w:rsidRDefault="004E5E61" w:rsidP="00321EAE">
      <w:pPr>
        <w:spacing w:before="360" w:after="100" w:afterAutospacing="1" w:line="240" w:lineRule="auto"/>
        <w:rPr>
          <w:rFonts w:ascii="Segoe UI" w:hAnsi="Segoe UI" w:cs="Segoe UI"/>
          <w:b/>
          <w:bCs/>
          <w:sz w:val="28"/>
          <w:szCs w:val="28"/>
        </w:rPr>
      </w:pPr>
    </w:p>
    <w:p w14:paraId="3D8E7BF8" w14:textId="77777777" w:rsidR="004E5E61" w:rsidRDefault="004E5E61" w:rsidP="00321EAE">
      <w:pPr>
        <w:spacing w:before="360" w:after="100" w:afterAutospacing="1" w:line="240" w:lineRule="auto"/>
        <w:rPr>
          <w:rFonts w:ascii="Segoe UI" w:hAnsi="Segoe UI" w:cs="Segoe UI"/>
          <w:b/>
          <w:bCs/>
          <w:sz w:val="28"/>
          <w:szCs w:val="28"/>
        </w:rPr>
      </w:pPr>
    </w:p>
    <w:p w14:paraId="48BC4442" w14:textId="0349B417" w:rsidR="00321EAE" w:rsidRPr="00321EAE" w:rsidRDefault="00321EAE" w:rsidP="00321EAE">
      <w:pPr>
        <w:spacing w:before="360" w:after="100" w:afterAutospacing="1" w:line="240" w:lineRule="auto"/>
        <w:rPr>
          <w:rFonts w:cstheme="minorHAnsi"/>
          <w:b/>
          <w:bCs/>
          <w:sz w:val="28"/>
          <w:szCs w:val="28"/>
        </w:rPr>
      </w:pPr>
      <w:r w:rsidRPr="00321EAE">
        <w:rPr>
          <w:rFonts w:ascii="Segoe UI" w:hAnsi="Segoe UI" w:cs="Segoe UI"/>
          <w:b/>
          <w:bCs/>
          <w:sz w:val="28"/>
          <w:szCs w:val="28"/>
        </w:rPr>
        <w:lastRenderedPageBreak/>
        <w:t>OTA security</w:t>
      </w:r>
    </w:p>
    <w:p w14:paraId="5C99553A" w14:textId="16F107C3" w:rsidR="00321EAE" w:rsidRDefault="00321EAE" w:rsidP="00321EAE">
      <w:pPr>
        <w:rPr>
          <w:rFonts w:ascii="Segoe UI" w:hAnsi="Segoe UI" w:cs="Segoe UI"/>
          <w:sz w:val="30"/>
          <w:szCs w:val="30"/>
        </w:rPr>
      </w:pPr>
      <w:r>
        <w:rPr>
          <w:rFonts w:ascii="Segoe UI" w:hAnsi="Segoe UI" w:cs="Segoe UI"/>
          <w:noProof/>
          <w:sz w:val="30"/>
          <w:szCs w:val="30"/>
        </w:rPr>
        <w:drawing>
          <wp:inline distT="0" distB="0" distL="0" distR="0" wp14:anchorId="2A12B1D0" wp14:editId="21821875">
            <wp:extent cx="5715000" cy="3067050"/>
            <wp:effectExtent l="0" t="0" r="0" b="0"/>
            <wp:docPr id="1380483083" name="Picture 3" descr="OTA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TA secur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p w14:paraId="0167774D"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While a connected </w:t>
      </w:r>
      <w:proofErr w:type="spellStart"/>
      <w:r w:rsidRPr="00321EAE">
        <w:rPr>
          <w:rFonts w:asciiTheme="minorHAnsi" w:hAnsiTheme="minorHAnsi" w:cstheme="minorHAnsi"/>
          <w:sz w:val="22"/>
          <w:szCs w:val="22"/>
        </w:rPr>
        <w:t>IIoT</w:t>
      </w:r>
      <w:proofErr w:type="spellEnd"/>
      <w:r w:rsidRPr="00321EAE">
        <w:rPr>
          <w:rFonts w:asciiTheme="minorHAnsi" w:hAnsiTheme="minorHAnsi" w:cstheme="minorHAnsi"/>
          <w:sz w:val="22"/>
          <w:szCs w:val="22"/>
        </w:rPr>
        <w:t xml:space="preserve"> devices OTA feature introduces many advantages, ranging from bug fixes to introducing new functionality, it also poses security concerns. </w:t>
      </w:r>
    </w:p>
    <w:p w14:paraId="795887A8"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Nobody wants to receive an update from another device, let alone a malicious update. </w:t>
      </w:r>
      <w:proofErr w:type="gramStart"/>
      <w:r w:rsidRPr="00321EAE">
        <w:rPr>
          <w:rFonts w:asciiTheme="minorHAnsi" w:hAnsiTheme="minorHAnsi" w:cstheme="minorHAnsi"/>
          <w:sz w:val="22"/>
          <w:szCs w:val="22"/>
        </w:rPr>
        <w:t>So</w:t>
      </w:r>
      <w:proofErr w:type="gramEnd"/>
      <w:r w:rsidRPr="00321EAE">
        <w:rPr>
          <w:rFonts w:asciiTheme="minorHAnsi" w:hAnsiTheme="minorHAnsi" w:cstheme="minorHAnsi"/>
          <w:sz w:val="22"/>
          <w:szCs w:val="22"/>
        </w:rPr>
        <w:t xml:space="preserve"> it is very important to have security built-in from the start in </w:t>
      </w:r>
      <w:proofErr w:type="spellStart"/>
      <w:r w:rsidRPr="00321EAE">
        <w:rPr>
          <w:rFonts w:asciiTheme="minorHAnsi" w:hAnsiTheme="minorHAnsi" w:cstheme="minorHAnsi"/>
          <w:sz w:val="22"/>
          <w:szCs w:val="22"/>
        </w:rPr>
        <w:t>IIoT</w:t>
      </w:r>
      <w:proofErr w:type="spellEnd"/>
      <w:r w:rsidRPr="00321EAE">
        <w:rPr>
          <w:rFonts w:asciiTheme="minorHAnsi" w:hAnsiTheme="minorHAnsi" w:cstheme="minorHAnsi"/>
          <w:sz w:val="22"/>
          <w:szCs w:val="22"/>
        </w:rPr>
        <w:t xml:space="preserve"> OTA update mechanisms.</w:t>
      </w:r>
    </w:p>
    <w:p w14:paraId="54592B32"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Here are several guidelines that can be applied for security.</w:t>
      </w:r>
    </w:p>
    <w:p w14:paraId="7BDB0995" w14:textId="77777777" w:rsidR="00321EAE" w:rsidRPr="00321EAE" w:rsidRDefault="00321EAE" w:rsidP="00321EAE">
      <w:pPr>
        <w:pStyle w:val="Heading3"/>
        <w:rPr>
          <w:rFonts w:asciiTheme="minorHAnsi" w:hAnsiTheme="minorHAnsi" w:cstheme="minorHAnsi"/>
          <w:sz w:val="22"/>
          <w:szCs w:val="22"/>
        </w:rPr>
      </w:pPr>
      <w:r w:rsidRPr="00321EAE">
        <w:rPr>
          <w:rFonts w:asciiTheme="minorHAnsi" w:hAnsiTheme="minorHAnsi" w:cstheme="minorHAnsi"/>
          <w:sz w:val="22"/>
          <w:szCs w:val="22"/>
        </w:rPr>
        <w:t>Secure communication channel</w:t>
      </w:r>
    </w:p>
    <w:p w14:paraId="1D0B92F7"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Always use a secure encrypted communication channel between the </w:t>
      </w:r>
      <w:proofErr w:type="spellStart"/>
      <w:r w:rsidRPr="00321EAE">
        <w:rPr>
          <w:rFonts w:asciiTheme="minorHAnsi" w:hAnsiTheme="minorHAnsi" w:cstheme="minorHAnsi"/>
          <w:sz w:val="22"/>
          <w:szCs w:val="22"/>
        </w:rPr>
        <w:t>IIoT</w:t>
      </w:r>
      <w:proofErr w:type="spellEnd"/>
      <w:r w:rsidRPr="00321EAE">
        <w:rPr>
          <w:rFonts w:asciiTheme="minorHAnsi" w:hAnsiTheme="minorHAnsi" w:cstheme="minorHAnsi"/>
          <w:sz w:val="22"/>
          <w:szCs w:val="22"/>
        </w:rPr>
        <w:t xml:space="preserve"> device and the cloud to update the server and firmware downloads. </w:t>
      </w:r>
    </w:p>
    <w:p w14:paraId="6011CEB1"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When using a gateway, apply the same security standards for the local communication between the gateway and the edge devices.</w:t>
      </w:r>
    </w:p>
    <w:p w14:paraId="263348A6"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Managing certificates might look like a painful administrative task. </w:t>
      </w:r>
      <w:proofErr w:type="gramStart"/>
      <w:r w:rsidRPr="00321EAE">
        <w:rPr>
          <w:rFonts w:asciiTheme="minorHAnsi" w:hAnsiTheme="minorHAnsi" w:cstheme="minorHAnsi"/>
          <w:sz w:val="22"/>
          <w:szCs w:val="22"/>
        </w:rPr>
        <w:t>Still</w:t>
      </w:r>
      <w:proofErr w:type="gramEnd"/>
      <w:r w:rsidRPr="00321EAE">
        <w:rPr>
          <w:rFonts w:asciiTheme="minorHAnsi" w:hAnsiTheme="minorHAnsi" w:cstheme="minorHAnsi"/>
          <w:sz w:val="22"/>
          <w:szCs w:val="22"/>
        </w:rPr>
        <w:t xml:space="preserve"> we encourage to use an individual certificate for each device and not to use the same certificate for multiple devices.</w:t>
      </w:r>
    </w:p>
    <w:p w14:paraId="1876D4CF" w14:textId="77777777" w:rsidR="00321EAE" w:rsidRPr="00321EAE" w:rsidRDefault="00321EAE" w:rsidP="00321EAE">
      <w:pPr>
        <w:pStyle w:val="Heading3"/>
        <w:rPr>
          <w:rFonts w:asciiTheme="minorHAnsi" w:hAnsiTheme="minorHAnsi" w:cstheme="minorHAnsi"/>
          <w:sz w:val="22"/>
          <w:szCs w:val="22"/>
        </w:rPr>
      </w:pPr>
      <w:r w:rsidRPr="00321EAE">
        <w:rPr>
          <w:rFonts w:asciiTheme="minorHAnsi" w:hAnsiTheme="minorHAnsi" w:cstheme="minorHAnsi"/>
          <w:sz w:val="22"/>
          <w:szCs w:val="22"/>
        </w:rPr>
        <w:t>Temporary links</w:t>
      </w:r>
    </w:p>
    <w:p w14:paraId="21CECE23"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The link to the new firmware should be relative to the device itself so that anyone else (or something else) with another certificate </w:t>
      </w:r>
      <w:proofErr w:type="spellStart"/>
      <w:r w:rsidRPr="00321EAE">
        <w:rPr>
          <w:rFonts w:asciiTheme="minorHAnsi" w:hAnsiTheme="minorHAnsi" w:cstheme="minorHAnsi"/>
          <w:sz w:val="22"/>
          <w:szCs w:val="22"/>
        </w:rPr>
        <w:t>can not</w:t>
      </w:r>
      <w:proofErr w:type="spellEnd"/>
      <w:r w:rsidRPr="00321EAE">
        <w:rPr>
          <w:rFonts w:asciiTheme="minorHAnsi" w:hAnsiTheme="minorHAnsi" w:cstheme="minorHAnsi"/>
          <w:sz w:val="22"/>
          <w:szCs w:val="22"/>
        </w:rPr>
        <w:t xml:space="preserve"> download the new firmware. </w:t>
      </w:r>
    </w:p>
    <w:p w14:paraId="15C6CC64"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Moreover, restrict the link to the new firmware in time. And after download of the update, remove the link. </w:t>
      </w:r>
    </w:p>
    <w:p w14:paraId="069BCA3C"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In case the firmware isn’t downloaded within a preconfigured timeframe, delete the link. In such an event a new update link must be generated and pushed to the device.</w:t>
      </w:r>
    </w:p>
    <w:p w14:paraId="21AA123A" w14:textId="77777777" w:rsidR="00321EAE" w:rsidRPr="00321EAE" w:rsidRDefault="00321EAE" w:rsidP="00321EAE">
      <w:pPr>
        <w:pStyle w:val="Heading3"/>
        <w:rPr>
          <w:rFonts w:asciiTheme="minorHAnsi" w:hAnsiTheme="minorHAnsi" w:cstheme="minorHAnsi"/>
          <w:sz w:val="22"/>
          <w:szCs w:val="22"/>
        </w:rPr>
      </w:pPr>
      <w:r w:rsidRPr="00321EAE">
        <w:rPr>
          <w:rFonts w:asciiTheme="minorHAnsi" w:hAnsiTheme="minorHAnsi" w:cstheme="minorHAnsi"/>
          <w:sz w:val="22"/>
          <w:szCs w:val="22"/>
        </w:rPr>
        <w:lastRenderedPageBreak/>
        <w:t>Encryption</w:t>
      </w:r>
    </w:p>
    <w:p w14:paraId="1489F7EA"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It’s not sufficient that all communication uses an encrypted communication channel like https. </w:t>
      </w:r>
    </w:p>
    <w:p w14:paraId="0BF8925E"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proofErr w:type="gramStart"/>
      <w:r w:rsidRPr="00321EAE">
        <w:rPr>
          <w:rFonts w:asciiTheme="minorHAnsi" w:hAnsiTheme="minorHAnsi" w:cstheme="minorHAnsi"/>
          <w:sz w:val="22"/>
          <w:szCs w:val="22"/>
        </w:rPr>
        <w:t>Also</w:t>
      </w:r>
      <w:proofErr w:type="gramEnd"/>
      <w:r w:rsidRPr="00321EAE">
        <w:rPr>
          <w:rFonts w:asciiTheme="minorHAnsi" w:hAnsiTheme="minorHAnsi" w:cstheme="minorHAnsi"/>
          <w:sz w:val="22"/>
          <w:szCs w:val="22"/>
        </w:rPr>
        <w:t xml:space="preserve"> each update file and each link should be encrypted as well. This prevents the ability to read and decrypt the updates if the communication channel its security would be compromised.</w:t>
      </w:r>
    </w:p>
    <w:p w14:paraId="5A13E921" w14:textId="77777777" w:rsidR="00321EAE" w:rsidRPr="00321EAE" w:rsidRDefault="00321EAE" w:rsidP="00321EAE">
      <w:pPr>
        <w:pStyle w:val="Heading3"/>
        <w:rPr>
          <w:rFonts w:asciiTheme="minorHAnsi" w:hAnsiTheme="minorHAnsi" w:cstheme="minorHAnsi"/>
          <w:sz w:val="22"/>
          <w:szCs w:val="22"/>
        </w:rPr>
      </w:pPr>
      <w:r w:rsidRPr="00321EAE">
        <w:rPr>
          <w:rFonts w:asciiTheme="minorHAnsi" w:hAnsiTheme="minorHAnsi" w:cstheme="minorHAnsi"/>
          <w:sz w:val="22"/>
          <w:szCs w:val="22"/>
        </w:rPr>
        <w:t>Code provenance &amp; Signed updates</w:t>
      </w:r>
    </w:p>
    <w:p w14:paraId="48E36DAE"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Each update must be cryptographic code signed so that the device receiving (downloading) the update only accepts the update if it can verify:</w:t>
      </w:r>
    </w:p>
    <w:p w14:paraId="57F38C1E" w14:textId="77777777" w:rsidR="00321EAE" w:rsidRPr="00321EAE" w:rsidRDefault="00321EAE" w:rsidP="00321EAE">
      <w:pPr>
        <w:numPr>
          <w:ilvl w:val="0"/>
          <w:numId w:val="4"/>
        </w:numPr>
        <w:spacing w:before="360" w:after="100" w:afterAutospacing="1" w:line="240" w:lineRule="auto"/>
        <w:ind w:left="1200"/>
        <w:rPr>
          <w:rFonts w:cstheme="minorHAnsi"/>
        </w:rPr>
      </w:pPr>
      <w:r w:rsidRPr="00321EAE">
        <w:rPr>
          <w:rFonts w:cstheme="minorHAnsi"/>
        </w:rPr>
        <w:t>the origin of the update</w:t>
      </w:r>
    </w:p>
    <w:p w14:paraId="355347EC" w14:textId="77777777" w:rsidR="00321EAE" w:rsidRPr="00321EAE" w:rsidRDefault="00321EAE" w:rsidP="00321EAE">
      <w:pPr>
        <w:numPr>
          <w:ilvl w:val="0"/>
          <w:numId w:val="4"/>
        </w:numPr>
        <w:spacing w:before="360" w:after="100" w:afterAutospacing="1" w:line="240" w:lineRule="auto"/>
        <w:ind w:left="1200"/>
        <w:rPr>
          <w:rFonts w:cstheme="minorHAnsi"/>
        </w:rPr>
      </w:pPr>
      <w:r w:rsidRPr="00321EAE">
        <w:rPr>
          <w:rFonts w:cstheme="minorHAnsi"/>
        </w:rPr>
        <w:t xml:space="preserve">the destination of the update is indeed the device </w:t>
      </w:r>
      <w:proofErr w:type="gramStart"/>
      <w:r w:rsidRPr="00321EAE">
        <w:rPr>
          <w:rFonts w:cstheme="minorHAnsi"/>
        </w:rPr>
        <w:t>itself</w:t>
      </w:r>
      <w:proofErr w:type="gramEnd"/>
    </w:p>
    <w:p w14:paraId="10AEABC7" w14:textId="77777777" w:rsidR="00321EAE" w:rsidRDefault="00321EAE" w:rsidP="00321EAE">
      <w:pPr>
        <w:numPr>
          <w:ilvl w:val="0"/>
          <w:numId w:val="4"/>
        </w:numPr>
        <w:spacing w:before="360" w:after="100" w:afterAutospacing="1" w:line="240" w:lineRule="auto"/>
        <w:ind w:left="1200"/>
        <w:rPr>
          <w:rFonts w:cstheme="minorHAnsi"/>
        </w:rPr>
      </w:pPr>
      <w:r w:rsidRPr="00321EAE">
        <w:rPr>
          <w:rFonts w:cstheme="minorHAnsi"/>
        </w:rPr>
        <w:t xml:space="preserve">the update has not been altered during </w:t>
      </w:r>
      <w:proofErr w:type="gramStart"/>
      <w:r w:rsidRPr="00321EAE">
        <w:rPr>
          <w:rFonts w:cstheme="minorHAnsi"/>
        </w:rPr>
        <w:t>transit</w:t>
      </w:r>
      <w:proofErr w:type="gramEnd"/>
      <w:r>
        <w:rPr>
          <w:rFonts w:cstheme="minorHAnsi"/>
        </w:rPr>
        <w:t xml:space="preserve"> </w:t>
      </w:r>
    </w:p>
    <w:p w14:paraId="72856246" w14:textId="276CB6D4" w:rsidR="00321EAE" w:rsidRPr="00321EAE" w:rsidRDefault="00321EAE" w:rsidP="00321EAE">
      <w:pPr>
        <w:spacing w:before="360" w:after="100" w:afterAutospacing="1" w:line="240" w:lineRule="auto"/>
        <w:rPr>
          <w:rFonts w:cstheme="minorHAnsi"/>
          <w:b/>
          <w:bCs/>
          <w:sz w:val="28"/>
          <w:szCs w:val="28"/>
        </w:rPr>
      </w:pPr>
      <w:r w:rsidRPr="00321EAE">
        <w:rPr>
          <w:rFonts w:cstheme="minorHAnsi"/>
          <w:b/>
          <w:bCs/>
          <w:sz w:val="28"/>
          <w:szCs w:val="28"/>
        </w:rPr>
        <w:t>OTA management</w:t>
      </w:r>
    </w:p>
    <w:p w14:paraId="02181F34" w14:textId="09DC8A2F" w:rsidR="00321EAE" w:rsidRDefault="00321EAE" w:rsidP="00321EAE">
      <w:pPr>
        <w:rPr>
          <w:rFonts w:ascii="Segoe UI" w:hAnsi="Segoe UI" w:cs="Segoe UI"/>
          <w:sz w:val="30"/>
          <w:szCs w:val="30"/>
        </w:rPr>
      </w:pPr>
      <w:r>
        <w:rPr>
          <w:rFonts w:ascii="Segoe UI" w:hAnsi="Segoe UI" w:cs="Segoe UI"/>
          <w:noProof/>
          <w:sz w:val="30"/>
          <w:szCs w:val="30"/>
        </w:rPr>
        <w:drawing>
          <wp:inline distT="0" distB="0" distL="0" distR="0" wp14:anchorId="2A3C4F55" wp14:editId="051ECE49">
            <wp:extent cx="5715000" cy="3067050"/>
            <wp:effectExtent l="0" t="0" r="0" b="0"/>
            <wp:docPr id="1067061575" name="Picture 2" descr="OTA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TA manag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p w14:paraId="7271C675"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If you have 1 device or 10 devices, managing these updates still is </w:t>
      </w:r>
      <w:proofErr w:type="gramStart"/>
      <w:r w:rsidRPr="00321EAE">
        <w:rPr>
          <w:rFonts w:asciiTheme="minorHAnsi" w:hAnsiTheme="minorHAnsi" w:cstheme="minorHAnsi"/>
          <w:sz w:val="22"/>
          <w:szCs w:val="22"/>
        </w:rPr>
        <w:t>a pretty easy</w:t>
      </w:r>
      <w:proofErr w:type="gramEnd"/>
      <w:r w:rsidRPr="00321EAE">
        <w:rPr>
          <w:rFonts w:asciiTheme="minorHAnsi" w:hAnsiTheme="minorHAnsi" w:cstheme="minorHAnsi"/>
          <w:sz w:val="22"/>
          <w:szCs w:val="22"/>
        </w:rPr>
        <w:t xml:space="preserve"> straight forward job. But imagine you need to do this for 4000 devices or more. </w:t>
      </w:r>
    </w:p>
    <w:p w14:paraId="11D77C08"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Indeed, that’s right: how do we manage this? That’s the question a lot of people ask and get confronted with. </w:t>
      </w:r>
    </w:p>
    <w:p w14:paraId="12BDFD53"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In case of a limited </w:t>
      </w:r>
      <w:proofErr w:type="gramStart"/>
      <w:r w:rsidRPr="00321EAE">
        <w:rPr>
          <w:rFonts w:asciiTheme="minorHAnsi" w:hAnsiTheme="minorHAnsi" w:cstheme="minorHAnsi"/>
          <w:sz w:val="22"/>
          <w:szCs w:val="22"/>
        </w:rPr>
        <w:t>amount</w:t>
      </w:r>
      <w:proofErr w:type="gramEnd"/>
      <w:r w:rsidRPr="00321EAE">
        <w:rPr>
          <w:rFonts w:asciiTheme="minorHAnsi" w:hAnsiTheme="minorHAnsi" w:cstheme="minorHAnsi"/>
          <w:sz w:val="22"/>
          <w:szCs w:val="22"/>
        </w:rPr>
        <w:t xml:space="preserve"> of devices, sending an update to all devices still might look like a good idea. For the 4000 devices everyone understands this might not be the desired mechanism, keeping Werner </w:t>
      </w:r>
      <w:proofErr w:type="spellStart"/>
      <w:r w:rsidRPr="00321EAE">
        <w:rPr>
          <w:rFonts w:asciiTheme="minorHAnsi" w:hAnsiTheme="minorHAnsi" w:cstheme="minorHAnsi"/>
          <w:sz w:val="22"/>
          <w:szCs w:val="22"/>
        </w:rPr>
        <w:t>Vogels</w:t>
      </w:r>
      <w:proofErr w:type="spellEnd"/>
      <w:r w:rsidRPr="00321EAE">
        <w:rPr>
          <w:rFonts w:asciiTheme="minorHAnsi" w:hAnsiTheme="minorHAnsi" w:cstheme="minorHAnsi"/>
          <w:sz w:val="22"/>
          <w:szCs w:val="22"/>
        </w:rPr>
        <w:t xml:space="preserve"> statement in mind: design for failure!</w:t>
      </w:r>
    </w:p>
    <w:p w14:paraId="1DAC1865" w14:textId="77777777" w:rsidR="00321EAE" w:rsidRPr="00321EAE" w:rsidRDefault="00321EAE" w:rsidP="00321EAE">
      <w:pPr>
        <w:pStyle w:val="Heading3"/>
        <w:rPr>
          <w:rFonts w:asciiTheme="minorHAnsi" w:hAnsiTheme="minorHAnsi" w:cstheme="minorHAnsi"/>
          <w:sz w:val="22"/>
          <w:szCs w:val="22"/>
        </w:rPr>
      </w:pPr>
      <w:r w:rsidRPr="00321EAE">
        <w:rPr>
          <w:rFonts w:asciiTheme="minorHAnsi" w:hAnsiTheme="minorHAnsi" w:cstheme="minorHAnsi"/>
          <w:sz w:val="22"/>
          <w:szCs w:val="22"/>
        </w:rPr>
        <w:lastRenderedPageBreak/>
        <w:t>Fleet &amp; campaign management</w:t>
      </w:r>
    </w:p>
    <w:p w14:paraId="6E3099DA"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Even if your update succeeded and you have tested it all well, there still might go something wrong with your new version in production. </w:t>
      </w:r>
    </w:p>
    <w:p w14:paraId="598B451E"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That is why you do not want to update the 4000 devices at the same time. </w:t>
      </w:r>
      <w:proofErr w:type="gramStart"/>
      <w:r w:rsidRPr="00321EAE">
        <w:rPr>
          <w:rFonts w:asciiTheme="minorHAnsi" w:hAnsiTheme="minorHAnsi" w:cstheme="minorHAnsi"/>
          <w:sz w:val="22"/>
          <w:szCs w:val="22"/>
        </w:rPr>
        <w:t>Instead</w:t>
      </w:r>
      <w:proofErr w:type="gramEnd"/>
      <w:r w:rsidRPr="00321EAE">
        <w:rPr>
          <w:rFonts w:asciiTheme="minorHAnsi" w:hAnsiTheme="minorHAnsi" w:cstheme="minorHAnsi"/>
          <w:sz w:val="22"/>
          <w:szCs w:val="22"/>
        </w:rPr>
        <w:t xml:space="preserve"> you want to have multiple campaigns of updates for the same firmware release. </w:t>
      </w:r>
    </w:p>
    <w:p w14:paraId="4EE772BA"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You start with a group of devices and if all works well for these devices, you gradually update all other devices in groups.</w:t>
      </w:r>
    </w:p>
    <w:p w14:paraId="202939D1"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Since you want to use campaigns </w:t>
      </w:r>
      <w:proofErr w:type="gramStart"/>
      <w:r w:rsidRPr="00321EAE">
        <w:rPr>
          <w:rFonts w:asciiTheme="minorHAnsi" w:hAnsiTheme="minorHAnsi" w:cstheme="minorHAnsi"/>
          <w:sz w:val="22"/>
          <w:szCs w:val="22"/>
        </w:rPr>
        <w:t>and also</w:t>
      </w:r>
      <w:proofErr w:type="gramEnd"/>
      <w:r w:rsidRPr="00321EAE">
        <w:rPr>
          <w:rFonts w:asciiTheme="minorHAnsi" w:hAnsiTheme="minorHAnsi" w:cstheme="minorHAnsi"/>
          <w:sz w:val="22"/>
          <w:szCs w:val="22"/>
        </w:rPr>
        <w:t xml:space="preserve"> want to do it customer by customer or production section by section, … you also want a fleet management in place before you start creating update campaigns.</w:t>
      </w:r>
    </w:p>
    <w:p w14:paraId="689BBE25" w14:textId="77777777" w:rsidR="00321EAE" w:rsidRPr="00321EAE" w:rsidRDefault="00321EAE" w:rsidP="00321EAE">
      <w:pPr>
        <w:pStyle w:val="Heading3"/>
        <w:rPr>
          <w:rFonts w:asciiTheme="minorHAnsi" w:hAnsiTheme="minorHAnsi" w:cstheme="minorHAnsi"/>
          <w:sz w:val="22"/>
          <w:szCs w:val="22"/>
        </w:rPr>
      </w:pPr>
      <w:proofErr w:type="spellStart"/>
      <w:r w:rsidRPr="00321EAE">
        <w:rPr>
          <w:rFonts w:asciiTheme="minorHAnsi" w:hAnsiTheme="minorHAnsi" w:cstheme="minorHAnsi"/>
          <w:sz w:val="22"/>
          <w:szCs w:val="22"/>
        </w:rPr>
        <w:t>Scaleability</w:t>
      </w:r>
      <w:proofErr w:type="spellEnd"/>
    </w:p>
    <w:p w14:paraId="39DA8CA0"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Make sure your OTA solution </w:t>
      </w:r>
      <w:proofErr w:type="gramStart"/>
      <w:r w:rsidRPr="00321EAE">
        <w:rPr>
          <w:rFonts w:asciiTheme="minorHAnsi" w:hAnsiTheme="minorHAnsi" w:cstheme="minorHAnsi"/>
          <w:sz w:val="22"/>
          <w:szCs w:val="22"/>
        </w:rPr>
        <w:t>is capable of handling</w:t>
      </w:r>
      <w:proofErr w:type="gramEnd"/>
      <w:r w:rsidRPr="00321EAE">
        <w:rPr>
          <w:rFonts w:asciiTheme="minorHAnsi" w:hAnsiTheme="minorHAnsi" w:cstheme="minorHAnsi"/>
          <w:sz w:val="22"/>
          <w:szCs w:val="22"/>
        </w:rPr>
        <w:t xml:space="preserve"> the updates of a few devices to hundreds, thousands or even hundreds of thousands of devices. </w:t>
      </w:r>
    </w:p>
    <w:p w14:paraId="1051A148"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You might start small, but if your business model works or your management sees the benefit of having updates rolled out at ease, you end up quickly with </w:t>
      </w:r>
      <w:proofErr w:type="gramStart"/>
      <w:r w:rsidRPr="00321EAE">
        <w:rPr>
          <w:rFonts w:asciiTheme="minorHAnsi" w:hAnsiTheme="minorHAnsi" w:cstheme="minorHAnsi"/>
          <w:sz w:val="22"/>
          <w:szCs w:val="22"/>
        </w:rPr>
        <w:t>a large number of</w:t>
      </w:r>
      <w:proofErr w:type="gramEnd"/>
      <w:r w:rsidRPr="00321EAE">
        <w:rPr>
          <w:rFonts w:asciiTheme="minorHAnsi" w:hAnsiTheme="minorHAnsi" w:cstheme="minorHAnsi"/>
          <w:sz w:val="22"/>
          <w:szCs w:val="22"/>
        </w:rPr>
        <w:t xml:space="preserve"> devices to update. </w:t>
      </w:r>
    </w:p>
    <w:p w14:paraId="26A501C1"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And it would be a shame shining in the possibility of remotely updating </w:t>
      </w:r>
      <w:proofErr w:type="gramStart"/>
      <w:r w:rsidRPr="00321EAE">
        <w:rPr>
          <w:rFonts w:asciiTheme="minorHAnsi" w:hAnsiTheme="minorHAnsi" w:cstheme="minorHAnsi"/>
          <w:sz w:val="22"/>
          <w:szCs w:val="22"/>
        </w:rPr>
        <w:t>devices, but</w:t>
      </w:r>
      <w:proofErr w:type="gramEnd"/>
      <w:r w:rsidRPr="00321EAE">
        <w:rPr>
          <w:rFonts w:asciiTheme="minorHAnsi" w:hAnsiTheme="minorHAnsi" w:cstheme="minorHAnsi"/>
          <w:sz w:val="22"/>
          <w:szCs w:val="22"/>
        </w:rPr>
        <w:t xml:space="preserve"> failing in upscaling your solution.</w:t>
      </w:r>
    </w:p>
    <w:p w14:paraId="2340FE3D" w14:textId="77777777" w:rsidR="00321EAE" w:rsidRPr="00321EAE" w:rsidRDefault="00321EAE" w:rsidP="00321EAE">
      <w:pPr>
        <w:pStyle w:val="Heading3"/>
        <w:rPr>
          <w:rFonts w:asciiTheme="minorHAnsi" w:hAnsiTheme="minorHAnsi" w:cstheme="minorHAnsi"/>
          <w:sz w:val="22"/>
          <w:szCs w:val="22"/>
        </w:rPr>
      </w:pPr>
      <w:r w:rsidRPr="00321EAE">
        <w:rPr>
          <w:rFonts w:asciiTheme="minorHAnsi" w:hAnsiTheme="minorHAnsi" w:cstheme="minorHAnsi"/>
          <w:sz w:val="22"/>
          <w:szCs w:val="22"/>
        </w:rPr>
        <w:t>OTA levels (config, firmware, app)</w:t>
      </w:r>
    </w:p>
    <w:p w14:paraId="0F663BAF"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A firmware update might seem like a big </w:t>
      </w:r>
      <w:proofErr w:type="gramStart"/>
      <w:r w:rsidRPr="00321EAE">
        <w:rPr>
          <w:rFonts w:asciiTheme="minorHAnsi" w:hAnsiTheme="minorHAnsi" w:cstheme="minorHAnsi"/>
          <w:sz w:val="22"/>
          <w:szCs w:val="22"/>
        </w:rPr>
        <w:t>thing</w:t>
      </w:r>
      <w:proofErr w:type="gramEnd"/>
      <w:r w:rsidRPr="00321EAE">
        <w:rPr>
          <w:rFonts w:asciiTheme="minorHAnsi" w:hAnsiTheme="minorHAnsi" w:cstheme="minorHAnsi"/>
          <w:sz w:val="22"/>
          <w:szCs w:val="22"/>
        </w:rPr>
        <w:t xml:space="preserve"> but our remote update might as well be a configuration change of a device. Remote updates are not only applicable to firmware updates. They also apply to new configurations as well.</w:t>
      </w:r>
    </w:p>
    <w:p w14:paraId="600C7406" w14:textId="77777777" w:rsidR="00321EAE" w:rsidRPr="00321EAE" w:rsidRDefault="00321EAE" w:rsidP="00321EAE">
      <w:pPr>
        <w:pStyle w:val="Heading3"/>
        <w:rPr>
          <w:rFonts w:asciiTheme="minorHAnsi" w:hAnsiTheme="minorHAnsi" w:cstheme="minorHAnsi"/>
          <w:sz w:val="22"/>
          <w:szCs w:val="22"/>
        </w:rPr>
      </w:pPr>
      <w:r w:rsidRPr="00321EAE">
        <w:rPr>
          <w:rFonts w:asciiTheme="minorHAnsi" w:hAnsiTheme="minorHAnsi" w:cstheme="minorHAnsi"/>
          <w:sz w:val="22"/>
          <w:szCs w:val="22"/>
        </w:rPr>
        <w:t>Code compatibility &amp; verification</w:t>
      </w:r>
    </w:p>
    <w:p w14:paraId="58CC0702"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Let’s assume your fleet of devices is composed out of multiple MCU architectures. When you distribute firmware updates, it is advisable that your update contains the architecture it is designed for. </w:t>
      </w:r>
    </w:p>
    <w:p w14:paraId="2635C918"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proofErr w:type="gramStart"/>
      <w:r w:rsidRPr="00321EAE">
        <w:rPr>
          <w:rFonts w:asciiTheme="minorHAnsi" w:hAnsiTheme="minorHAnsi" w:cstheme="minorHAnsi"/>
          <w:sz w:val="22"/>
          <w:szCs w:val="22"/>
        </w:rPr>
        <w:t>So</w:t>
      </w:r>
      <w:proofErr w:type="gramEnd"/>
      <w:r w:rsidRPr="00321EAE">
        <w:rPr>
          <w:rFonts w:asciiTheme="minorHAnsi" w:hAnsiTheme="minorHAnsi" w:cstheme="minorHAnsi"/>
          <w:sz w:val="22"/>
          <w:szCs w:val="22"/>
        </w:rPr>
        <w:t xml:space="preserve"> if you receive a firmware designed for an esp32 and the device itself is an ARM32, the device will not update and report the error to the update server.</w:t>
      </w:r>
    </w:p>
    <w:p w14:paraId="787070BC" w14:textId="77777777" w:rsidR="00321EAE" w:rsidRPr="00321EAE" w:rsidRDefault="00321EAE" w:rsidP="00321EAE">
      <w:pPr>
        <w:pStyle w:val="Heading3"/>
        <w:rPr>
          <w:rFonts w:asciiTheme="minorHAnsi" w:hAnsiTheme="minorHAnsi" w:cstheme="minorHAnsi"/>
          <w:sz w:val="22"/>
          <w:szCs w:val="22"/>
        </w:rPr>
      </w:pPr>
      <w:r w:rsidRPr="00321EAE">
        <w:rPr>
          <w:rFonts w:asciiTheme="minorHAnsi" w:hAnsiTheme="minorHAnsi" w:cstheme="minorHAnsi"/>
          <w:sz w:val="22"/>
          <w:szCs w:val="22"/>
        </w:rPr>
        <w:t>Emergency updates</w:t>
      </w:r>
    </w:p>
    <w:p w14:paraId="0CA1E665" w14:textId="77777777" w:rsidR="00321EAE" w:rsidRPr="00321EAE" w:rsidRDefault="00321EAE" w:rsidP="00321EAE">
      <w:pPr>
        <w:pStyle w:val="NormalWeb"/>
        <w:spacing w:before="240" w:beforeAutospacing="0" w:after="240" w:afterAutospacing="0"/>
        <w:rPr>
          <w:rFonts w:asciiTheme="minorHAnsi" w:hAnsiTheme="minorHAnsi" w:cstheme="minorHAnsi"/>
          <w:sz w:val="22"/>
          <w:szCs w:val="22"/>
        </w:rPr>
      </w:pPr>
      <w:r w:rsidRPr="00321EAE">
        <w:rPr>
          <w:rFonts w:asciiTheme="minorHAnsi" w:hAnsiTheme="minorHAnsi" w:cstheme="minorHAnsi"/>
          <w:sz w:val="22"/>
          <w:szCs w:val="22"/>
        </w:rPr>
        <w:t xml:space="preserve">In the case of a very high variability risk, you want to roll out an emergency update from the moment it is available. In </w:t>
      </w:r>
      <w:proofErr w:type="gramStart"/>
      <w:r w:rsidRPr="00321EAE">
        <w:rPr>
          <w:rFonts w:asciiTheme="minorHAnsi" w:hAnsiTheme="minorHAnsi" w:cstheme="minorHAnsi"/>
          <w:sz w:val="22"/>
          <w:szCs w:val="22"/>
        </w:rPr>
        <w:t>an emergency situation</w:t>
      </w:r>
      <w:proofErr w:type="gramEnd"/>
      <w:r w:rsidRPr="00321EAE">
        <w:rPr>
          <w:rFonts w:asciiTheme="minorHAnsi" w:hAnsiTheme="minorHAnsi" w:cstheme="minorHAnsi"/>
          <w:sz w:val="22"/>
          <w:szCs w:val="22"/>
        </w:rPr>
        <w:t xml:space="preserve"> it might be more important to patch the variability then to have the device check its state context. </w:t>
      </w:r>
    </w:p>
    <w:p w14:paraId="6275D090" w14:textId="77777777" w:rsidR="00321EAE" w:rsidRDefault="00321EAE"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52A5FD3D" w14:textId="77777777" w:rsidR="002524B7" w:rsidRDefault="002524B7"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69A113BF" w14:textId="77777777" w:rsidR="002524B7" w:rsidRDefault="002524B7"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2BEB5C98" w14:textId="77777777" w:rsidR="002524B7" w:rsidRDefault="002524B7"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1F95D88D" w14:textId="77777777" w:rsidR="002524B7" w:rsidRDefault="002524B7"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74CC4C14" w14:textId="77777777" w:rsidR="002524B7" w:rsidRDefault="002524B7" w:rsidP="002524B7">
      <w:pPr>
        <w:pStyle w:val="NormalWeb"/>
        <w:shd w:val="clear" w:color="auto" w:fill="FFFFFF"/>
        <w:spacing w:before="0" w:beforeAutospacing="0" w:after="450" w:afterAutospacing="0" w:line="384" w:lineRule="atLeast"/>
        <w:textAlignment w:val="baseline"/>
        <w:rPr>
          <w:rFonts w:ascii="Open Sans" w:hAnsi="Open Sans" w:cs="Open Sans"/>
          <w:color w:val="343434"/>
          <w:sz w:val="30"/>
          <w:szCs w:val="30"/>
        </w:rPr>
      </w:pPr>
      <w:r>
        <w:rPr>
          <w:rFonts w:ascii="Open Sans" w:hAnsi="Open Sans" w:cs="Open Sans"/>
          <w:color w:val="343434"/>
          <w:sz w:val="30"/>
          <w:szCs w:val="30"/>
        </w:rPr>
        <w:lastRenderedPageBreak/>
        <w:t>Generally, the firmware upgrade process looks something like this:</w:t>
      </w:r>
    </w:p>
    <w:p w14:paraId="5C8F8570" w14:textId="7CFD1254" w:rsidR="002524B7" w:rsidRDefault="002524B7" w:rsidP="002524B7">
      <w:pPr>
        <w:pStyle w:val="NormalWeb"/>
        <w:shd w:val="clear" w:color="auto" w:fill="FFFFFF"/>
        <w:spacing w:before="0" w:beforeAutospacing="0" w:after="450" w:afterAutospacing="0" w:line="384" w:lineRule="atLeast"/>
        <w:textAlignment w:val="baseline"/>
        <w:rPr>
          <w:rFonts w:ascii="Open Sans" w:hAnsi="Open Sans" w:cs="Open Sans"/>
          <w:color w:val="343434"/>
          <w:sz w:val="30"/>
          <w:szCs w:val="30"/>
        </w:rPr>
      </w:pPr>
      <w:r>
        <w:rPr>
          <w:rFonts w:ascii="Open Sans" w:hAnsi="Open Sans" w:cs="Open Sans"/>
          <w:noProof/>
          <w:color w:val="343434"/>
          <w:sz w:val="30"/>
          <w:szCs w:val="30"/>
        </w:rPr>
        <w:drawing>
          <wp:inline distT="0" distB="0" distL="0" distR="0" wp14:anchorId="4306BEA3" wp14:editId="3C7F5C19">
            <wp:extent cx="5731510" cy="6157595"/>
            <wp:effectExtent l="0" t="0" r="2540" b="0"/>
            <wp:docPr id="25128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157595"/>
                    </a:xfrm>
                    <a:prstGeom prst="rect">
                      <a:avLst/>
                    </a:prstGeom>
                    <a:noFill/>
                    <a:ln>
                      <a:noFill/>
                    </a:ln>
                  </pic:spPr>
                </pic:pic>
              </a:graphicData>
            </a:graphic>
          </wp:inline>
        </w:drawing>
      </w:r>
    </w:p>
    <w:p w14:paraId="08FF025E" w14:textId="77777777" w:rsidR="002524B7" w:rsidRPr="002524B7" w:rsidRDefault="002524B7" w:rsidP="002524B7">
      <w:pPr>
        <w:pStyle w:val="NormalWeb"/>
        <w:shd w:val="clear" w:color="auto" w:fill="FFFFFF"/>
        <w:spacing w:before="0" w:beforeAutospacing="0" w:after="0" w:afterAutospacing="0" w:line="384" w:lineRule="atLeast"/>
        <w:textAlignment w:val="baseline"/>
        <w:rPr>
          <w:rFonts w:asciiTheme="minorHAnsi" w:hAnsiTheme="minorHAnsi" w:cstheme="minorHAnsi"/>
          <w:color w:val="343434"/>
          <w:sz w:val="22"/>
          <w:szCs w:val="22"/>
        </w:rPr>
      </w:pPr>
      <w:r w:rsidRPr="002524B7">
        <w:rPr>
          <w:rStyle w:val="Strong"/>
          <w:rFonts w:asciiTheme="minorHAnsi" w:hAnsiTheme="minorHAnsi" w:cstheme="minorHAnsi"/>
          <w:color w:val="343434"/>
          <w:sz w:val="22"/>
          <w:szCs w:val="22"/>
          <w:bdr w:val="none" w:sz="0" w:space="0" w:color="auto" w:frame="1"/>
        </w:rPr>
        <w:t>Step 1: </w:t>
      </w:r>
      <w:r w:rsidRPr="002524B7">
        <w:rPr>
          <w:rFonts w:asciiTheme="minorHAnsi" w:hAnsiTheme="minorHAnsi" w:cstheme="minorHAnsi"/>
          <w:color w:val="343434"/>
          <w:sz w:val="22"/>
          <w:szCs w:val="22"/>
        </w:rPr>
        <w:t>The binary files are uploaded to a server and a URL is obtained to point to the binary file.</w:t>
      </w:r>
    </w:p>
    <w:p w14:paraId="3A0A7A1C" w14:textId="77777777" w:rsidR="002524B7" w:rsidRPr="002524B7" w:rsidRDefault="002524B7" w:rsidP="002524B7">
      <w:pPr>
        <w:pStyle w:val="NormalWeb"/>
        <w:shd w:val="clear" w:color="auto" w:fill="FFFFFF"/>
        <w:spacing w:before="0" w:beforeAutospacing="0" w:after="0" w:afterAutospacing="0" w:line="384" w:lineRule="atLeast"/>
        <w:textAlignment w:val="baseline"/>
        <w:rPr>
          <w:rFonts w:asciiTheme="minorHAnsi" w:hAnsiTheme="minorHAnsi" w:cstheme="minorHAnsi"/>
          <w:color w:val="343434"/>
          <w:sz w:val="22"/>
          <w:szCs w:val="22"/>
        </w:rPr>
      </w:pPr>
      <w:r w:rsidRPr="002524B7">
        <w:rPr>
          <w:rStyle w:val="Strong"/>
          <w:rFonts w:asciiTheme="minorHAnsi" w:hAnsiTheme="minorHAnsi" w:cstheme="minorHAnsi"/>
          <w:color w:val="343434"/>
          <w:sz w:val="22"/>
          <w:szCs w:val="22"/>
          <w:bdr w:val="none" w:sz="0" w:space="0" w:color="auto" w:frame="1"/>
        </w:rPr>
        <w:t>Step 2: </w:t>
      </w:r>
      <w:r w:rsidRPr="002524B7">
        <w:rPr>
          <w:rFonts w:asciiTheme="minorHAnsi" w:hAnsiTheme="minorHAnsi" w:cstheme="minorHAnsi"/>
          <w:color w:val="343434"/>
          <w:sz w:val="22"/>
          <w:szCs w:val="22"/>
        </w:rPr>
        <w:t>A notification is sent to the IoT device that new firmware is available for download, and the URL for the firmware is provided.</w:t>
      </w:r>
    </w:p>
    <w:p w14:paraId="3EFB5339" w14:textId="77777777" w:rsidR="002524B7" w:rsidRPr="002524B7" w:rsidRDefault="002524B7" w:rsidP="002524B7">
      <w:pPr>
        <w:pStyle w:val="NormalWeb"/>
        <w:shd w:val="clear" w:color="auto" w:fill="FFFFFF"/>
        <w:spacing w:before="0" w:beforeAutospacing="0" w:after="0" w:afterAutospacing="0" w:line="384" w:lineRule="atLeast"/>
        <w:textAlignment w:val="baseline"/>
        <w:rPr>
          <w:rFonts w:asciiTheme="minorHAnsi" w:hAnsiTheme="minorHAnsi" w:cstheme="minorHAnsi"/>
          <w:color w:val="343434"/>
          <w:sz w:val="22"/>
          <w:szCs w:val="22"/>
        </w:rPr>
      </w:pPr>
      <w:r w:rsidRPr="002524B7">
        <w:rPr>
          <w:rStyle w:val="Strong"/>
          <w:rFonts w:asciiTheme="minorHAnsi" w:hAnsiTheme="minorHAnsi" w:cstheme="minorHAnsi"/>
          <w:color w:val="343434"/>
          <w:sz w:val="22"/>
          <w:szCs w:val="22"/>
          <w:bdr w:val="none" w:sz="0" w:space="0" w:color="auto" w:frame="1"/>
        </w:rPr>
        <w:t>Step 3: </w:t>
      </w:r>
      <w:r w:rsidRPr="002524B7">
        <w:rPr>
          <w:rFonts w:asciiTheme="minorHAnsi" w:hAnsiTheme="minorHAnsi" w:cstheme="minorHAnsi"/>
          <w:color w:val="343434"/>
          <w:sz w:val="22"/>
          <w:szCs w:val="22"/>
        </w:rPr>
        <w:t>IoT device will download the firmware file using HTTP. The firmware file should be saved in a different partition (more on this shortly).</w:t>
      </w:r>
    </w:p>
    <w:p w14:paraId="4AB47D62" w14:textId="77777777" w:rsidR="002524B7" w:rsidRDefault="002524B7" w:rsidP="002524B7">
      <w:pPr>
        <w:pStyle w:val="NormalWeb"/>
        <w:shd w:val="clear" w:color="auto" w:fill="FFFFFF"/>
        <w:spacing w:before="0" w:beforeAutospacing="0" w:after="0" w:afterAutospacing="0" w:line="384" w:lineRule="atLeast"/>
        <w:textAlignment w:val="baseline"/>
        <w:rPr>
          <w:rFonts w:asciiTheme="minorHAnsi" w:hAnsiTheme="minorHAnsi" w:cstheme="minorHAnsi"/>
          <w:color w:val="343434"/>
          <w:sz w:val="22"/>
          <w:szCs w:val="22"/>
        </w:rPr>
      </w:pPr>
      <w:r w:rsidRPr="002524B7">
        <w:rPr>
          <w:rStyle w:val="Strong"/>
          <w:rFonts w:asciiTheme="minorHAnsi" w:hAnsiTheme="minorHAnsi" w:cstheme="minorHAnsi"/>
          <w:color w:val="343434"/>
          <w:sz w:val="22"/>
          <w:szCs w:val="22"/>
          <w:bdr w:val="none" w:sz="0" w:space="0" w:color="auto" w:frame="1"/>
        </w:rPr>
        <w:lastRenderedPageBreak/>
        <w:t>Step 4: </w:t>
      </w:r>
      <w:r w:rsidRPr="002524B7">
        <w:rPr>
          <w:rFonts w:asciiTheme="minorHAnsi" w:hAnsiTheme="minorHAnsi" w:cstheme="minorHAnsi"/>
          <w:color w:val="343434"/>
          <w:sz w:val="22"/>
          <w:szCs w:val="22"/>
        </w:rPr>
        <w:t>IoT device will check the authenticity of the binary files and will start to load in the newly downloaded firmware.</w:t>
      </w:r>
    </w:p>
    <w:p w14:paraId="60D0BCD4" w14:textId="03F27C89" w:rsidR="002524B7" w:rsidRPr="002524B7" w:rsidRDefault="002524B7" w:rsidP="002524B7">
      <w:pPr>
        <w:pStyle w:val="NormalWeb"/>
        <w:shd w:val="clear" w:color="auto" w:fill="FFFFFF"/>
        <w:spacing w:before="0" w:beforeAutospacing="0" w:after="0" w:afterAutospacing="0" w:line="384" w:lineRule="atLeast"/>
        <w:textAlignment w:val="baseline"/>
        <w:rPr>
          <w:rFonts w:asciiTheme="minorHAnsi" w:hAnsiTheme="minorHAnsi" w:cstheme="minorHAnsi"/>
          <w:color w:val="343434"/>
          <w:sz w:val="22"/>
          <w:szCs w:val="22"/>
        </w:rPr>
      </w:pPr>
      <w:r w:rsidRPr="002524B7">
        <w:rPr>
          <w:rFonts w:asciiTheme="minorHAnsi" w:hAnsiTheme="minorHAnsi" w:cstheme="minorHAnsi"/>
          <w:color w:val="343434"/>
          <w:sz w:val="22"/>
          <w:szCs w:val="22"/>
          <w:shd w:val="clear" w:color="auto" w:fill="FFFFFF"/>
        </w:rPr>
        <w:t>A fallback mechanism should be in place after steps 3 and 4. In case the firmware file is corrupted during download, the IoT device should not load in the new firmware or free the used resources.</w:t>
      </w:r>
    </w:p>
    <w:p w14:paraId="371FA426" w14:textId="77777777" w:rsidR="002524B7" w:rsidRDefault="002524B7"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14389BF9" w14:textId="77777777" w:rsidR="002524B7" w:rsidRDefault="002524B7"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3B718CAF" w14:textId="77777777" w:rsidR="002524B7" w:rsidRDefault="002524B7"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64B138FC"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32CD0924"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1B5011F7"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1D5378ED"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5253C7AD"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3241C85E"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2EFAB6A8"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5FF72941"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385BA56E"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53A4333B"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1C47AD50"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500DFB3C"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2280EA4D"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6AC7F8D6"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2B05081D"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6FD8F221"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1FDF0B17"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3F7B6660"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087FBEAD"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736D790F"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6DCB76FB"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72B34D44"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44232933"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0879FAD1"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3C3852B9"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08271522"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7F3846BB"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36A66C76"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5920B68D"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705C8273"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74FC0AF5"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0BBD08D2" w14:textId="77777777" w:rsidR="00597C75" w:rsidRDefault="00597C75" w:rsidP="00597C75">
      <w:pPr>
        <w:pStyle w:val="Heading1"/>
        <w:shd w:val="clear" w:color="auto" w:fill="FFFFFF"/>
        <w:spacing w:before="286" w:beforeAutospacing="0" w:after="480" w:afterAutospacing="0" w:line="780" w:lineRule="atLeast"/>
        <w:rPr>
          <w:rFonts w:ascii="Helvetica" w:hAnsi="Helvetica"/>
          <w:color w:val="292929"/>
          <w:spacing w:val="-3"/>
          <w:sz w:val="63"/>
          <w:szCs w:val="63"/>
        </w:rPr>
      </w:pPr>
      <w:r>
        <w:rPr>
          <w:rFonts w:ascii="Helvetica" w:hAnsi="Helvetica"/>
          <w:color w:val="292929"/>
          <w:spacing w:val="-3"/>
          <w:sz w:val="63"/>
          <w:szCs w:val="63"/>
        </w:rPr>
        <w:lastRenderedPageBreak/>
        <w:t>MQTT integration with spring boot</w:t>
      </w:r>
    </w:p>
    <w:p w14:paraId="5CDC9353" w14:textId="269385F5" w:rsidR="00597C75" w:rsidRDefault="00597C75" w:rsidP="00597C75">
      <w:pPr>
        <w:pStyle w:val="Heading1"/>
        <w:shd w:val="clear" w:color="auto" w:fill="FFFFFF"/>
        <w:spacing w:before="286" w:beforeAutospacing="0" w:after="480" w:afterAutospacing="0" w:line="780" w:lineRule="atLeast"/>
        <w:rPr>
          <w:rStyle w:val="Emphasis"/>
          <w:rFonts w:ascii="Georgia" w:hAnsi="Georgia"/>
          <w:color w:val="292929"/>
          <w:spacing w:val="-1"/>
          <w:sz w:val="30"/>
          <w:szCs w:val="30"/>
          <w:shd w:val="clear" w:color="auto" w:fill="FFFFFF"/>
        </w:rPr>
      </w:pPr>
      <w:r>
        <w:rPr>
          <w:rStyle w:val="Emphasis"/>
          <w:rFonts w:ascii="Georgia" w:hAnsi="Georgia"/>
          <w:b w:val="0"/>
          <w:bCs w:val="0"/>
          <w:color w:val="292929"/>
          <w:spacing w:val="-1"/>
          <w:sz w:val="30"/>
          <w:szCs w:val="30"/>
          <w:shd w:val="clear" w:color="auto" w:fill="FFFFFF"/>
        </w:rPr>
        <w:t>MQTT</w:t>
      </w:r>
      <w:r>
        <w:rPr>
          <w:rStyle w:val="Emphasis"/>
          <w:rFonts w:ascii="Georgia" w:hAnsi="Georgia"/>
          <w:color w:val="292929"/>
          <w:spacing w:val="-1"/>
          <w:sz w:val="30"/>
          <w:szCs w:val="30"/>
          <w:shd w:val="clear" w:color="auto" w:fill="FFFFFF"/>
        </w:rPr>
        <w:t> is a publish/subscribe protocol that allows edge-of-network devices to publish to a broker. Clients connect to this broker, which then mediates communication between the two devices. … When another client publishes a message on a subscribed topic, the broker forwards the message to any client that has subscribed.</w:t>
      </w:r>
    </w:p>
    <w:p w14:paraId="4E7B8DEC" w14:textId="4FC2F820" w:rsidR="00597C75" w:rsidRDefault="00597C75" w:rsidP="00597C75">
      <w:pPr>
        <w:pStyle w:val="Heading1"/>
        <w:shd w:val="clear" w:color="auto" w:fill="FFFFFF"/>
        <w:spacing w:before="286" w:beforeAutospacing="0" w:after="480" w:afterAutospacing="0" w:line="780" w:lineRule="atLeast"/>
        <w:rPr>
          <w:rFonts w:ascii="Helvetica" w:hAnsi="Helvetica"/>
          <w:color w:val="292929"/>
          <w:spacing w:val="-3"/>
          <w:sz w:val="63"/>
          <w:szCs w:val="63"/>
        </w:rPr>
      </w:pPr>
      <w:r>
        <w:rPr>
          <w:noProof/>
        </w:rPr>
        <w:drawing>
          <wp:inline distT="0" distB="0" distL="0" distR="0" wp14:anchorId="7E1DA75B" wp14:editId="3ADDBE13">
            <wp:extent cx="5731510" cy="3250565"/>
            <wp:effectExtent l="0" t="0" r="2540" b="6985"/>
            <wp:docPr id="64851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50565"/>
                    </a:xfrm>
                    <a:prstGeom prst="rect">
                      <a:avLst/>
                    </a:prstGeom>
                    <a:noFill/>
                    <a:ln>
                      <a:noFill/>
                    </a:ln>
                  </pic:spPr>
                </pic:pic>
              </a:graphicData>
            </a:graphic>
          </wp:inline>
        </w:drawing>
      </w:r>
    </w:p>
    <w:p w14:paraId="751ED1E1" w14:textId="58DD0CF6" w:rsidR="00597C75" w:rsidRDefault="00597C75" w:rsidP="00597C75">
      <w:pPr>
        <w:pStyle w:val="Heading1"/>
        <w:shd w:val="clear" w:color="auto" w:fill="FFFFFF"/>
        <w:spacing w:before="286" w:beforeAutospacing="0" w:after="480" w:afterAutospacing="0" w:line="780" w:lineRule="atLeast"/>
        <w:rPr>
          <w:rFonts w:ascii="Helvetica" w:hAnsi="Helvetica"/>
          <w:color w:val="292929"/>
          <w:spacing w:val="-3"/>
          <w:sz w:val="63"/>
          <w:szCs w:val="63"/>
        </w:rPr>
      </w:pPr>
      <w:r>
        <w:rPr>
          <w:rFonts w:ascii="Helvetica" w:hAnsi="Helvetica"/>
          <w:color w:val="757575"/>
          <w:sz w:val="21"/>
          <w:szCs w:val="21"/>
          <w:shd w:val="clear" w:color="auto" w:fill="FFFFFF"/>
        </w:rPr>
        <w:t xml:space="preserve">                                           </w:t>
      </w:r>
      <w:r>
        <w:rPr>
          <w:rFonts w:ascii="Helvetica" w:hAnsi="Helvetica"/>
          <w:color w:val="757575"/>
          <w:sz w:val="21"/>
          <w:szCs w:val="21"/>
          <w:shd w:val="clear" w:color="auto" w:fill="FFFFFF"/>
        </w:rPr>
        <w:t>One of Most Common Example of MQTT</w:t>
      </w:r>
    </w:p>
    <w:p w14:paraId="42BD9555" w14:textId="77777777" w:rsidR="00597C75" w:rsidRPr="00597C75" w:rsidRDefault="00597C75" w:rsidP="00597C75">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22"/>
          <w:szCs w:val="22"/>
        </w:rPr>
      </w:pPr>
      <w:r w:rsidRPr="00597C75">
        <w:rPr>
          <w:rStyle w:val="Strong"/>
          <w:rFonts w:asciiTheme="minorHAnsi" w:hAnsiTheme="minorHAnsi" w:cstheme="minorHAnsi"/>
          <w:color w:val="292929"/>
          <w:spacing w:val="-1"/>
          <w:sz w:val="22"/>
          <w:szCs w:val="22"/>
        </w:rPr>
        <w:lastRenderedPageBreak/>
        <w:t xml:space="preserve">The Most Popular MQTT Broker </w:t>
      </w:r>
      <w:proofErr w:type="gramStart"/>
      <w:r w:rsidRPr="00597C75">
        <w:rPr>
          <w:rStyle w:val="Strong"/>
          <w:rFonts w:asciiTheme="minorHAnsi" w:hAnsiTheme="minorHAnsi" w:cstheme="minorHAnsi"/>
          <w:color w:val="292929"/>
          <w:spacing w:val="-1"/>
          <w:sz w:val="22"/>
          <w:szCs w:val="22"/>
        </w:rPr>
        <w:t>are</w:t>
      </w:r>
      <w:proofErr w:type="gramEnd"/>
    </w:p>
    <w:p w14:paraId="7E16AD73" w14:textId="77777777" w:rsidR="00597C75" w:rsidRPr="00597C75" w:rsidRDefault="00597C75" w:rsidP="00597C75">
      <w:pPr>
        <w:pStyle w:val="km"/>
        <w:numPr>
          <w:ilvl w:val="0"/>
          <w:numId w:val="5"/>
        </w:numPr>
        <w:shd w:val="clear" w:color="auto" w:fill="FFFFFF"/>
        <w:spacing w:before="480" w:beforeAutospacing="0" w:after="0" w:afterAutospacing="0" w:line="480" w:lineRule="atLeast"/>
        <w:ind w:left="1170"/>
        <w:rPr>
          <w:rFonts w:asciiTheme="minorHAnsi" w:hAnsiTheme="minorHAnsi" w:cstheme="minorHAnsi"/>
          <w:color w:val="292929"/>
          <w:spacing w:val="-1"/>
          <w:sz w:val="22"/>
          <w:szCs w:val="22"/>
        </w:rPr>
      </w:pPr>
      <w:proofErr w:type="spellStart"/>
      <w:r w:rsidRPr="00597C75">
        <w:rPr>
          <w:rFonts w:asciiTheme="minorHAnsi" w:hAnsiTheme="minorHAnsi" w:cstheme="minorHAnsi"/>
          <w:color w:val="292929"/>
          <w:spacing w:val="-1"/>
          <w:sz w:val="22"/>
          <w:szCs w:val="22"/>
        </w:rPr>
        <w:t>Mosqitto</w:t>
      </w:r>
      <w:proofErr w:type="spellEnd"/>
    </w:p>
    <w:p w14:paraId="4709113C" w14:textId="77777777" w:rsidR="00597C75" w:rsidRPr="00597C75" w:rsidRDefault="00597C75" w:rsidP="00597C75">
      <w:pPr>
        <w:pStyle w:val="km"/>
        <w:numPr>
          <w:ilvl w:val="0"/>
          <w:numId w:val="5"/>
        </w:numPr>
        <w:shd w:val="clear" w:color="auto" w:fill="FFFFFF"/>
        <w:spacing w:before="252" w:beforeAutospacing="0" w:after="0" w:afterAutospacing="0" w:line="480" w:lineRule="atLeast"/>
        <w:ind w:left="1170"/>
        <w:rPr>
          <w:rFonts w:asciiTheme="minorHAnsi" w:hAnsiTheme="minorHAnsi" w:cstheme="minorHAnsi"/>
          <w:color w:val="292929"/>
          <w:spacing w:val="-1"/>
          <w:sz w:val="22"/>
          <w:szCs w:val="22"/>
        </w:rPr>
      </w:pPr>
      <w:hyperlink r:id="rId16" w:tgtFrame="_blank" w:history="1">
        <w:proofErr w:type="spellStart"/>
        <w:r w:rsidRPr="00597C75">
          <w:rPr>
            <w:rStyle w:val="Hyperlink"/>
            <w:rFonts w:asciiTheme="minorHAnsi" w:eastAsiaTheme="majorEastAsia" w:hAnsiTheme="minorHAnsi" w:cstheme="minorHAnsi"/>
            <w:spacing w:val="-1"/>
            <w:sz w:val="22"/>
            <w:szCs w:val="22"/>
          </w:rPr>
          <w:t>VerneMq</w:t>
        </w:r>
        <w:proofErr w:type="spellEnd"/>
      </w:hyperlink>
    </w:p>
    <w:p w14:paraId="41E6F966" w14:textId="77777777" w:rsidR="00597C75" w:rsidRPr="00597C75" w:rsidRDefault="00597C75" w:rsidP="00597C75">
      <w:pPr>
        <w:pStyle w:val="km"/>
        <w:numPr>
          <w:ilvl w:val="0"/>
          <w:numId w:val="5"/>
        </w:numPr>
        <w:shd w:val="clear" w:color="auto" w:fill="FFFFFF"/>
        <w:spacing w:before="252" w:beforeAutospacing="0" w:after="0" w:afterAutospacing="0" w:line="480" w:lineRule="atLeast"/>
        <w:ind w:left="1170"/>
        <w:rPr>
          <w:rFonts w:asciiTheme="minorHAnsi" w:hAnsiTheme="minorHAnsi" w:cstheme="minorHAnsi"/>
          <w:color w:val="292929"/>
          <w:spacing w:val="-1"/>
          <w:sz w:val="22"/>
          <w:szCs w:val="22"/>
        </w:rPr>
      </w:pPr>
      <w:proofErr w:type="spellStart"/>
      <w:r w:rsidRPr="00597C75">
        <w:rPr>
          <w:rFonts w:asciiTheme="minorHAnsi" w:hAnsiTheme="minorHAnsi" w:cstheme="minorHAnsi"/>
          <w:color w:val="292929"/>
          <w:spacing w:val="-1"/>
          <w:sz w:val="22"/>
          <w:szCs w:val="22"/>
        </w:rPr>
        <w:t>RabbitMq</w:t>
      </w:r>
      <w:proofErr w:type="spellEnd"/>
    </w:p>
    <w:p w14:paraId="54FA8649" w14:textId="77777777" w:rsidR="00597C75" w:rsidRPr="00597C75" w:rsidRDefault="00597C75" w:rsidP="00597C75">
      <w:pPr>
        <w:pStyle w:val="km"/>
        <w:numPr>
          <w:ilvl w:val="0"/>
          <w:numId w:val="5"/>
        </w:numPr>
        <w:shd w:val="clear" w:color="auto" w:fill="FFFFFF"/>
        <w:spacing w:before="252" w:beforeAutospacing="0" w:after="0" w:afterAutospacing="0" w:line="480" w:lineRule="atLeast"/>
        <w:ind w:left="1170"/>
        <w:rPr>
          <w:rFonts w:asciiTheme="minorHAnsi" w:hAnsiTheme="minorHAnsi" w:cstheme="minorHAnsi"/>
          <w:color w:val="292929"/>
          <w:spacing w:val="-1"/>
          <w:sz w:val="22"/>
          <w:szCs w:val="22"/>
        </w:rPr>
      </w:pPr>
      <w:r w:rsidRPr="00597C75">
        <w:rPr>
          <w:rFonts w:asciiTheme="minorHAnsi" w:hAnsiTheme="minorHAnsi" w:cstheme="minorHAnsi"/>
          <w:color w:val="292929"/>
          <w:spacing w:val="-1"/>
          <w:sz w:val="22"/>
          <w:szCs w:val="22"/>
        </w:rPr>
        <w:t>EMQ</w:t>
      </w:r>
    </w:p>
    <w:p w14:paraId="29FE7C42" w14:textId="77777777" w:rsidR="00597C75" w:rsidRPr="00597C75" w:rsidRDefault="00597C75" w:rsidP="00597C75">
      <w:pPr>
        <w:pStyle w:val="km"/>
        <w:numPr>
          <w:ilvl w:val="0"/>
          <w:numId w:val="5"/>
        </w:numPr>
        <w:shd w:val="clear" w:color="auto" w:fill="FFFFFF"/>
        <w:spacing w:before="252" w:beforeAutospacing="0" w:after="0" w:afterAutospacing="0" w:line="480" w:lineRule="atLeast"/>
        <w:ind w:left="1170"/>
        <w:rPr>
          <w:rFonts w:asciiTheme="minorHAnsi" w:hAnsiTheme="minorHAnsi" w:cstheme="minorHAnsi"/>
          <w:color w:val="292929"/>
          <w:spacing w:val="-1"/>
          <w:sz w:val="22"/>
          <w:szCs w:val="22"/>
        </w:rPr>
      </w:pPr>
      <w:hyperlink r:id="rId17" w:tgtFrame="_blank" w:history="1">
        <w:proofErr w:type="spellStart"/>
        <w:r w:rsidRPr="00597C75">
          <w:rPr>
            <w:rStyle w:val="Hyperlink"/>
            <w:rFonts w:asciiTheme="minorHAnsi" w:eastAsiaTheme="majorEastAsia" w:hAnsiTheme="minorHAnsi" w:cstheme="minorHAnsi"/>
            <w:spacing w:val="-1"/>
            <w:sz w:val="22"/>
            <w:szCs w:val="22"/>
          </w:rPr>
          <w:t>hivemq</w:t>
        </w:r>
        <w:proofErr w:type="spellEnd"/>
      </w:hyperlink>
    </w:p>
    <w:p w14:paraId="22F1AC5F" w14:textId="77777777" w:rsidR="00597C75" w:rsidRPr="00597C75" w:rsidRDefault="00597C75" w:rsidP="00597C75">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22"/>
          <w:szCs w:val="22"/>
        </w:rPr>
      </w:pPr>
      <w:r w:rsidRPr="00597C75">
        <w:rPr>
          <w:rStyle w:val="Emphasis"/>
          <w:rFonts w:asciiTheme="minorHAnsi" w:hAnsiTheme="minorHAnsi" w:cstheme="minorHAnsi"/>
          <w:color w:val="292929"/>
          <w:spacing w:val="-1"/>
          <w:sz w:val="22"/>
          <w:szCs w:val="22"/>
        </w:rPr>
        <w:t>And MQTT Broker run on </w:t>
      </w:r>
      <w:r w:rsidRPr="00597C75">
        <w:rPr>
          <w:rStyle w:val="Emphasis"/>
          <w:rFonts w:asciiTheme="minorHAnsi" w:hAnsiTheme="minorHAnsi" w:cstheme="minorHAnsi"/>
          <w:b/>
          <w:bCs/>
          <w:color w:val="292929"/>
          <w:spacing w:val="-1"/>
          <w:sz w:val="22"/>
          <w:szCs w:val="22"/>
        </w:rPr>
        <w:t>1883</w:t>
      </w:r>
      <w:r w:rsidRPr="00597C75">
        <w:rPr>
          <w:rStyle w:val="Emphasis"/>
          <w:rFonts w:asciiTheme="minorHAnsi" w:hAnsiTheme="minorHAnsi" w:cstheme="minorHAnsi"/>
          <w:color w:val="292929"/>
          <w:spacing w:val="-1"/>
          <w:sz w:val="22"/>
          <w:szCs w:val="22"/>
        </w:rPr>
        <w:t> as its default port.</w:t>
      </w:r>
    </w:p>
    <w:p w14:paraId="2C6E7B6D" w14:textId="77777777" w:rsidR="00597C75" w:rsidRPr="00597C75" w:rsidRDefault="00597C75" w:rsidP="00597C75">
      <w:pPr>
        <w:pStyle w:val="Heading1"/>
        <w:shd w:val="clear" w:color="auto" w:fill="FFFFFF"/>
        <w:spacing w:before="468" w:beforeAutospacing="0" w:after="0" w:afterAutospacing="0" w:line="450" w:lineRule="atLeast"/>
        <w:rPr>
          <w:rFonts w:asciiTheme="minorHAnsi" w:hAnsiTheme="minorHAnsi" w:cstheme="minorHAnsi"/>
          <w:color w:val="292929"/>
          <w:spacing w:val="-4"/>
          <w:sz w:val="22"/>
          <w:szCs w:val="22"/>
        </w:rPr>
      </w:pPr>
      <w:r w:rsidRPr="00597C75">
        <w:rPr>
          <w:rFonts w:asciiTheme="minorHAnsi" w:hAnsiTheme="minorHAnsi" w:cstheme="minorHAnsi"/>
          <w:color w:val="292929"/>
          <w:spacing w:val="-4"/>
          <w:sz w:val="22"/>
          <w:szCs w:val="22"/>
        </w:rPr>
        <w:t>MQTT: The Standard for IoT Messaging</w:t>
      </w:r>
    </w:p>
    <w:p w14:paraId="2581BFF1" w14:textId="77777777" w:rsidR="00597C75" w:rsidRPr="00597C75" w:rsidRDefault="00597C75" w:rsidP="00597C75">
      <w:pPr>
        <w:pStyle w:val="pw-post-body-paragraph"/>
        <w:shd w:val="clear" w:color="auto" w:fill="FFFFFF"/>
        <w:spacing w:before="206" w:beforeAutospacing="0" w:after="0" w:afterAutospacing="0" w:line="480" w:lineRule="atLeast"/>
        <w:rPr>
          <w:rFonts w:asciiTheme="minorHAnsi" w:hAnsiTheme="minorHAnsi" w:cstheme="minorHAnsi"/>
          <w:color w:val="292929"/>
          <w:spacing w:val="-1"/>
          <w:sz w:val="22"/>
          <w:szCs w:val="22"/>
        </w:rPr>
      </w:pPr>
      <w:r w:rsidRPr="00597C75">
        <w:rPr>
          <w:rStyle w:val="Emphasis"/>
          <w:rFonts w:asciiTheme="minorHAnsi" w:hAnsiTheme="minorHAnsi" w:cstheme="minorHAnsi"/>
          <w:color w:val="292929"/>
          <w:spacing w:val="-1"/>
          <w:sz w:val="22"/>
          <w:szCs w:val="22"/>
        </w:rPr>
        <w:t xml:space="preserve">MQTT is an OASIS standard messaging protocol for the Internet of Things (IoT). It is designed as an extremely lightweight publish/subscribe messaging transport that is ideal for connecting remote devices with a small code footprint and minimal network bandwidth. MQTT today is used in a wide variety of industries, such as automotive, manufacturing, </w:t>
      </w:r>
      <w:r w:rsidRPr="00597C75">
        <w:rPr>
          <w:rStyle w:val="Emphasis"/>
          <w:rFonts w:asciiTheme="minorHAnsi" w:hAnsiTheme="minorHAnsi" w:cstheme="minorHAnsi"/>
          <w:i w:val="0"/>
          <w:iCs w:val="0"/>
          <w:color w:val="292929"/>
          <w:spacing w:val="-1"/>
          <w:sz w:val="22"/>
          <w:szCs w:val="22"/>
        </w:rPr>
        <w:t>telecommunications</w:t>
      </w:r>
      <w:r w:rsidRPr="00597C75">
        <w:rPr>
          <w:rStyle w:val="Emphasis"/>
          <w:rFonts w:asciiTheme="minorHAnsi" w:hAnsiTheme="minorHAnsi" w:cstheme="minorHAnsi"/>
          <w:color w:val="292929"/>
          <w:spacing w:val="-1"/>
          <w:sz w:val="22"/>
          <w:szCs w:val="22"/>
        </w:rPr>
        <w:t xml:space="preserve">, oil and gas, </w:t>
      </w:r>
      <w:proofErr w:type="gramStart"/>
      <w:r w:rsidRPr="00597C75">
        <w:rPr>
          <w:rStyle w:val="Emphasis"/>
          <w:rFonts w:asciiTheme="minorHAnsi" w:hAnsiTheme="minorHAnsi" w:cstheme="minorHAnsi"/>
          <w:color w:val="292929"/>
          <w:spacing w:val="-1"/>
          <w:sz w:val="22"/>
          <w:szCs w:val="22"/>
        </w:rPr>
        <w:t>etc</w:t>
      </w:r>
      <w:proofErr w:type="gramEnd"/>
    </w:p>
    <w:p w14:paraId="7DAD54FE" w14:textId="77777777" w:rsidR="00597C75" w:rsidRDefault="00597C75" w:rsidP="00597C75">
      <w:pPr>
        <w:pStyle w:val="Heading1"/>
        <w:shd w:val="clear" w:color="auto" w:fill="FFFFFF"/>
        <w:spacing w:before="468" w:beforeAutospacing="0" w:after="0" w:afterAutospacing="0" w:line="450" w:lineRule="atLeast"/>
        <w:rPr>
          <w:rFonts w:ascii="Helvetica" w:hAnsi="Helvetica"/>
          <w:color w:val="292929"/>
          <w:spacing w:val="-4"/>
          <w:sz w:val="36"/>
          <w:szCs w:val="36"/>
        </w:rPr>
      </w:pPr>
      <w:r>
        <w:rPr>
          <w:rFonts w:ascii="Helvetica" w:hAnsi="Helvetica"/>
          <w:color w:val="292929"/>
          <w:spacing w:val="-4"/>
          <w:sz w:val="36"/>
          <w:szCs w:val="36"/>
        </w:rPr>
        <w:t>Spring Boot With MQTT</w:t>
      </w:r>
    </w:p>
    <w:p w14:paraId="7DA2894F" w14:textId="77777777" w:rsidR="00597C75" w:rsidRDefault="00597C75" w:rsidP="00597C75">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Step</w:t>
      </w:r>
      <w:proofErr w:type="gramStart"/>
      <w:r>
        <w:rPr>
          <w:rStyle w:val="Strong"/>
          <w:rFonts w:ascii="Georgia" w:hAnsi="Georgia"/>
          <w:color w:val="292929"/>
          <w:spacing w:val="-1"/>
          <w:sz w:val="30"/>
          <w:szCs w:val="30"/>
        </w:rPr>
        <w:t>1</w:t>
      </w:r>
      <w:r>
        <w:rPr>
          <w:rFonts w:ascii="Georgia" w:hAnsi="Georgia"/>
          <w:color w:val="292929"/>
          <w:spacing w:val="-1"/>
          <w:sz w:val="30"/>
          <w:szCs w:val="30"/>
        </w:rPr>
        <w:t> .</w:t>
      </w:r>
      <w:proofErr w:type="gramEnd"/>
      <w:r>
        <w:rPr>
          <w:rFonts w:ascii="Georgia" w:hAnsi="Georgia"/>
          <w:color w:val="292929"/>
          <w:spacing w:val="-1"/>
          <w:sz w:val="30"/>
          <w:szCs w:val="30"/>
        </w:rPr>
        <w:t xml:space="preserve"> Setup a Maven Project With eclipse </w:t>
      </w:r>
      <w:proofErr w:type="spellStart"/>
      <w:r>
        <w:rPr>
          <w:rFonts w:ascii="Georgia" w:hAnsi="Georgia"/>
          <w:color w:val="292929"/>
          <w:spacing w:val="-1"/>
          <w:sz w:val="30"/>
          <w:szCs w:val="30"/>
        </w:rPr>
        <w:t>poho</w:t>
      </w:r>
      <w:proofErr w:type="spellEnd"/>
      <w:r>
        <w:rPr>
          <w:rFonts w:ascii="Georgia" w:hAnsi="Georgia"/>
          <w:color w:val="292929"/>
          <w:spacing w:val="-1"/>
          <w:sz w:val="30"/>
          <w:szCs w:val="30"/>
        </w:rPr>
        <w:t xml:space="preserve"> dependency into spring boot pom.xml file in project.</w:t>
      </w:r>
    </w:p>
    <w:p w14:paraId="5F7A9169" w14:textId="77777777" w:rsidR="00597C75" w:rsidRDefault="00597C75" w:rsidP="00597C75">
      <w:pPr>
        <w:pStyle w:val="HTMLPreformatted"/>
        <w:shd w:val="clear" w:color="auto" w:fill="F2F2F2"/>
        <w:rPr>
          <w:color w:val="292929"/>
          <w:sz w:val="27"/>
          <w:szCs w:val="27"/>
        </w:rPr>
      </w:pPr>
      <w:r>
        <w:rPr>
          <w:rStyle w:val="nz"/>
          <w:color w:val="292929"/>
          <w:spacing w:val="-5"/>
          <w:sz w:val="24"/>
          <w:szCs w:val="24"/>
        </w:rPr>
        <w:t xml:space="preserve">       &lt;dependency&gt;</w:t>
      </w:r>
      <w:r>
        <w:rPr>
          <w:color w:val="292929"/>
          <w:spacing w:val="-5"/>
          <w:sz w:val="24"/>
          <w:szCs w:val="24"/>
        </w:rPr>
        <w:br/>
      </w:r>
      <w:r>
        <w:rPr>
          <w:rStyle w:val="nz"/>
          <w:color w:val="292929"/>
          <w:spacing w:val="-5"/>
          <w:sz w:val="24"/>
          <w:szCs w:val="24"/>
        </w:rPr>
        <w:t xml:space="preserve">            </w:t>
      </w:r>
      <w:proofErr w:type="gramStart"/>
      <w:r>
        <w:rPr>
          <w:rStyle w:val="nz"/>
          <w:color w:val="292929"/>
          <w:spacing w:val="-5"/>
          <w:sz w:val="24"/>
          <w:szCs w:val="24"/>
        </w:rPr>
        <w:t>&lt;</w:t>
      </w:r>
      <w:proofErr w:type="spellStart"/>
      <w:r>
        <w:rPr>
          <w:rStyle w:val="nz"/>
          <w:color w:val="292929"/>
          <w:spacing w:val="-5"/>
          <w:sz w:val="24"/>
          <w:szCs w:val="24"/>
        </w:rPr>
        <w:t>groupId</w:t>
      </w:r>
      <w:proofErr w:type="spellEnd"/>
      <w:r>
        <w:rPr>
          <w:rStyle w:val="nz"/>
          <w:color w:val="292929"/>
          <w:spacing w:val="-5"/>
          <w:sz w:val="24"/>
          <w:szCs w:val="24"/>
        </w:rPr>
        <w:t>&gt;</w:t>
      </w:r>
      <w:proofErr w:type="spellStart"/>
      <w:r>
        <w:rPr>
          <w:rStyle w:val="nz"/>
          <w:color w:val="292929"/>
          <w:spacing w:val="-5"/>
          <w:sz w:val="24"/>
          <w:szCs w:val="24"/>
        </w:rPr>
        <w:t>org.eclipse.paho</w:t>
      </w:r>
      <w:proofErr w:type="spellEnd"/>
      <w:proofErr w:type="gramEnd"/>
      <w:r>
        <w:rPr>
          <w:rStyle w:val="nz"/>
          <w:color w:val="292929"/>
          <w:spacing w:val="-5"/>
          <w:sz w:val="24"/>
          <w:szCs w:val="24"/>
        </w:rPr>
        <w:t>&lt;/</w:t>
      </w:r>
      <w:proofErr w:type="spellStart"/>
      <w:r>
        <w:rPr>
          <w:rStyle w:val="nz"/>
          <w:color w:val="292929"/>
          <w:spacing w:val="-5"/>
          <w:sz w:val="24"/>
          <w:szCs w:val="24"/>
        </w:rPr>
        <w:t>groupId</w:t>
      </w:r>
      <w:proofErr w:type="spellEnd"/>
      <w:r>
        <w:rPr>
          <w:rStyle w:val="nz"/>
          <w:color w:val="292929"/>
          <w:spacing w:val="-5"/>
          <w:sz w:val="24"/>
          <w:szCs w:val="24"/>
        </w:rPr>
        <w:t>&gt;</w:t>
      </w:r>
      <w:r>
        <w:rPr>
          <w:color w:val="292929"/>
          <w:spacing w:val="-5"/>
          <w:sz w:val="24"/>
          <w:szCs w:val="24"/>
        </w:rPr>
        <w:br/>
      </w:r>
      <w:r>
        <w:rPr>
          <w:rStyle w:val="nz"/>
          <w:color w:val="292929"/>
          <w:spacing w:val="-5"/>
          <w:sz w:val="24"/>
          <w:szCs w:val="24"/>
        </w:rPr>
        <w:t xml:space="preserve">            &lt;</w:t>
      </w:r>
      <w:proofErr w:type="spellStart"/>
      <w:r>
        <w:rPr>
          <w:rStyle w:val="nz"/>
          <w:color w:val="292929"/>
          <w:spacing w:val="-5"/>
          <w:sz w:val="24"/>
          <w:szCs w:val="24"/>
        </w:rPr>
        <w:t>artifactId</w:t>
      </w:r>
      <w:proofErr w:type="spellEnd"/>
      <w:r>
        <w:rPr>
          <w:rStyle w:val="nz"/>
          <w:color w:val="292929"/>
          <w:spacing w:val="-5"/>
          <w:sz w:val="24"/>
          <w:szCs w:val="24"/>
        </w:rPr>
        <w:t>&gt;org.eclipse.paho.client.mqttv3&lt;/</w:t>
      </w:r>
      <w:proofErr w:type="spellStart"/>
      <w:r>
        <w:rPr>
          <w:rStyle w:val="nz"/>
          <w:color w:val="292929"/>
          <w:spacing w:val="-5"/>
          <w:sz w:val="24"/>
          <w:szCs w:val="24"/>
        </w:rPr>
        <w:t>artifactId</w:t>
      </w:r>
      <w:proofErr w:type="spellEnd"/>
      <w:r>
        <w:rPr>
          <w:rStyle w:val="nz"/>
          <w:color w:val="292929"/>
          <w:spacing w:val="-5"/>
          <w:sz w:val="24"/>
          <w:szCs w:val="24"/>
        </w:rPr>
        <w:t>&gt;</w:t>
      </w:r>
      <w:r>
        <w:rPr>
          <w:color w:val="292929"/>
          <w:spacing w:val="-5"/>
          <w:sz w:val="24"/>
          <w:szCs w:val="24"/>
        </w:rPr>
        <w:br/>
      </w:r>
      <w:r>
        <w:rPr>
          <w:rStyle w:val="nz"/>
          <w:color w:val="292929"/>
          <w:spacing w:val="-5"/>
          <w:sz w:val="24"/>
          <w:szCs w:val="24"/>
        </w:rPr>
        <w:t xml:space="preserve">            &lt;version&gt;1.2.0&lt;/version&gt;</w:t>
      </w:r>
      <w:r>
        <w:rPr>
          <w:color w:val="292929"/>
          <w:spacing w:val="-5"/>
          <w:sz w:val="24"/>
          <w:szCs w:val="24"/>
        </w:rPr>
        <w:br/>
      </w:r>
      <w:r>
        <w:rPr>
          <w:rStyle w:val="nz"/>
          <w:color w:val="292929"/>
          <w:spacing w:val="-5"/>
          <w:sz w:val="24"/>
          <w:szCs w:val="24"/>
        </w:rPr>
        <w:t xml:space="preserve">        &lt;/dependency&gt;</w:t>
      </w:r>
    </w:p>
    <w:p w14:paraId="7C2950C4" w14:textId="77777777" w:rsidR="00597C75" w:rsidRDefault="00597C75" w:rsidP="00597C75">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Step 2. Create </w:t>
      </w:r>
      <w:proofErr w:type="spellStart"/>
      <w:r>
        <w:rPr>
          <w:rFonts w:ascii="Georgia" w:hAnsi="Georgia"/>
          <w:color w:val="292929"/>
          <w:spacing w:val="-1"/>
          <w:sz w:val="30"/>
          <w:szCs w:val="30"/>
        </w:rPr>
        <w:t>Mqtt</w:t>
      </w:r>
      <w:proofErr w:type="spellEnd"/>
      <w:r>
        <w:rPr>
          <w:rFonts w:ascii="Georgia" w:hAnsi="Georgia"/>
          <w:color w:val="292929"/>
          <w:spacing w:val="-1"/>
          <w:sz w:val="30"/>
          <w:szCs w:val="30"/>
        </w:rPr>
        <w:t xml:space="preserve"> configuration class where we have broker credentials broker address etc.</w:t>
      </w:r>
    </w:p>
    <w:p w14:paraId="580C776C" w14:textId="77777777" w:rsidR="00597C75" w:rsidRDefault="00597C75" w:rsidP="00597C75">
      <w:pPr>
        <w:pStyle w:val="HTMLPreformatted"/>
        <w:shd w:val="clear" w:color="auto" w:fill="F2F2F2"/>
        <w:rPr>
          <w:color w:val="292929"/>
          <w:sz w:val="27"/>
          <w:szCs w:val="27"/>
        </w:rPr>
      </w:pPr>
      <w:r>
        <w:rPr>
          <w:rStyle w:val="Strong"/>
          <w:color w:val="292929"/>
          <w:spacing w:val="-5"/>
          <w:sz w:val="24"/>
          <w:szCs w:val="24"/>
        </w:rPr>
        <w:lastRenderedPageBreak/>
        <w:t xml:space="preserve">public abstract class </w:t>
      </w:r>
      <w:proofErr w:type="spellStart"/>
      <w:r>
        <w:rPr>
          <w:rStyle w:val="nz"/>
          <w:color w:val="292929"/>
          <w:spacing w:val="-5"/>
          <w:sz w:val="24"/>
          <w:szCs w:val="24"/>
        </w:rPr>
        <w:t>MqttConfig</w:t>
      </w:r>
      <w:proofErr w:type="spellEnd"/>
      <w:r>
        <w:rPr>
          <w:rStyle w:val="nz"/>
          <w:color w:val="292929"/>
          <w:spacing w:val="-5"/>
          <w:sz w:val="24"/>
          <w:szCs w:val="24"/>
        </w:rPr>
        <w:t xml:space="preserve"> {</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rStyle w:val="nz"/>
          <w:color w:val="292929"/>
          <w:spacing w:val="-5"/>
          <w:sz w:val="24"/>
          <w:szCs w:val="24"/>
        </w:rPr>
        <w:t xml:space="preserve">   </w:t>
      </w:r>
      <w:r>
        <w:rPr>
          <w:rStyle w:val="Strong"/>
          <w:color w:val="292929"/>
          <w:spacing w:val="-5"/>
          <w:sz w:val="24"/>
          <w:szCs w:val="24"/>
        </w:rPr>
        <w:t xml:space="preserve">protected final </w:t>
      </w:r>
      <w:r>
        <w:rPr>
          <w:rStyle w:val="nz"/>
          <w:color w:val="292929"/>
          <w:spacing w:val="-5"/>
          <w:sz w:val="24"/>
          <w:szCs w:val="24"/>
        </w:rPr>
        <w:t xml:space="preserve">String </w:t>
      </w:r>
      <w:r>
        <w:rPr>
          <w:rStyle w:val="Strong"/>
          <w:color w:val="292929"/>
          <w:spacing w:val="-5"/>
          <w:sz w:val="24"/>
          <w:szCs w:val="24"/>
        </w:rPr>
        <w:t xml:space="preserve">broker </w:t>
      </w:r>
      <w:r>
        <w:rPr>
          <w:rStyle w:val="nz"/>
          <w:color w:val="292929"/>
          <w:spacing w:val="-5"/>
          <w:sz w:val="24"/>
          <w:szCs w:val="24"/>
        </w:rPr>
        <w:t xml:space="preserve">= </w:t>
      </w:r>
      <w:r>
        <w:rPr>
          <w:rStyle w:val="Strong"/>
          <w:color w:val="292929"/>
          <w:spacing w:val="-5"/>
          <w:sz w:val="24"/>
          <w:szCs w:val="24"/>
        </w:rPr>
        <w:t>"your broker address or IP "</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rStyle w:val="Strong"/>
          <w:color w:val="292929"/>
          <w:spacing w:val="-5"/>
          <w:sz w:val="24"/>
          <w:szCs w:val="24"/>
        </w:rPr>
        <w:t xml:space="preserve">protected final int </w:t>
      </w:r>
      <w:proofErr w:type="spellStart"/>
      <w:r>
        <w:rPr>
          <w:rStyle w:val="Strong"/>
          <w:color w:val="292929"/>
          <w:spacing w:val="-5"/>
          <w:sz w:val="24"/>
          <w:szCs w:val="24"/>
        </w:rPr>
        <w:t>qos</w:t>
      </w:r>
      <w:proofErr w:type="spellEnd"/>
      <w:r>
        <w:rPr>
          <w:rStyle w:val="Strong"/>
          <w:color w:val="292929"/>
          <w:spacing w:val="-5"/>
          <w:sz w:val="24"/>
          <w:szCs w:val="24"/>
        </w:rPr>
        <w:t xml:space="preserve"> </w:t>
      </w:r>
      <w:r>
        <w:rPr>
          <w:rStyle w:val="nz"/>
          <w:color w:val="292929"/>
          <w:spacing w:val="-5"/>
          <w:sz w:val="24"/>
          <w:szCs w:val="24"/>
        </w:rPr>
        <w:t>= 1;</w:t>
      </w:r>
      <w:r>
        <w:rPr>
          <w:color w:val="292929"/>
          <w:spacing w:val="-5"/>
          <w:sz w:val="24"/>
          <w:szCs w:val="24"/>
        </w:rPr>
        <w:br/>
      </w:r>
      <w:r>
        <w:rPr>
          <w:rStyle w:val="nz"/>
          <w:color w:val="292929"/>
          <w:spacing w:val="-5"/>
          <w:sz w:val="24"/>
          <w:szCs w:val="24"/>
        </w:rPr>
        <w:t xml:space="preserve">   </w:t>
      </w:r>
      <w:r>
        <w:rPr>
          <w:rStyle w:val="Strong"/>
          <w:color w:val="292929"/>
          <w:spacing w:val="-5"/>
          <w:sz w:val="24"/>
          <w:szCs w:val="24"/>
        </w:rPr>
        <w:t xml:space="preserve">protected </w:t>
      </w:r>
      <w:r>
        <w:rPr>
          <w:rStyle w:val="nz"/>
          <w:color w:val="292929"/>
          <w:spacing w:val="-5"/>
          <w:sz w:val="24"/>
          <w:szCs w:val="24"/>
        </w:rPr>
        <w:t xml:space="preserve">Boolean </w:t>
      </w:r>
      <w:proofErr w:type="spellStart"/>
      <w:r>
        <w:rPr>
          <w:rStyle w:val="Strong"/>
          <w:color w:val="292929"/>
          <w:spacing w:val="-5"/>
          <w:sz w:val="24"/>
          <w:szCs w:val="24"/>
        </w:rPr>
        <w:t>hasSSL</w:t>
      </w:r>
      <w:proofErr w:type="spellEnd"/>
      <w:r>
        <w:rPr>
          <w:rStyle w:val="Strong"/>
          <w:color w:val="292929"/>
          <w:spacing w:val="-5"/>
          <w:sz w:val="24"/>
          <w:szCs w:val="24"/>
        </w:rPr>
        <w:t xml:space="preserve"> </w:t>
      </w:r>
      <w:r>
        <w:rPr>
          <w:rStyle w:val="nz"/>
          <w:color w:val="292929"/>
          <w:spacing w:val="-5"/>
          <w:sz w:val="24"/>
          <w:szCs w:val="24"/>
        </w:rPr>
        <w:t xml:space="preserve">= </w:t>
      </w:r>
      <w:r>
        <w:rPr>
          <w:rStyle w:val="Strong"/>
          <w:color w:val="292929"/>
          <w:spacing w:val="-5"/>
          <w:sz w:val="24"/>
          <w:szCs w:val="24"/>
        </w:rPr>
        <w:t>false</w:t>
      </w:r>
      <w:r>
        <w:rPr>
          <w:rStyle w:val="nz"/>
          <w:color w:val="292929"/>
          <w:spacing w:val="-5"/>
          <w:sz w:val="24"/>
          <w:szCs w:val="24"/>
        </w:rPr>
        <w:t xml:space="preserve">; </w:t>
      </w:r>
      <w:r>
        <w:rPr>
          <w:rStyle w:val="Emphasis"/>
          <w:color w:val="292929"/>
          <w:spacing w:val="-5"/>
          <w:sz w:val="24"/>
          <w:szCs w:val="24"/>
        </w:rPr>
        <w:t>/*By default SSL is disabled */</w:t>
      </w:r>
      <w:r>
        <w:rPr>
          <w:i/>
          <w:iCs/>
          <w:color w:val="292929"/>
          <w:spacing w:val="-5"/>
          <w:sz w:val="24"/>
          <w:szCs w:val="24"/>
        </w:rPr>
        <w:br/>
      </w:r>
      <w:r>
        <w:rPr>
          <w:rStyle w:val="Emphasis"/>
          <w:color w:val="292929"/>
          <w:spacing w:val="-5"/>
          <w:sz w:val="24"/>
          <w:szCs w:val="24"/>
        </w:rPr>
        <w:t xml:space="preserve">   </w:t>
      </w:r>
      <w:r>
        <w:rPr>
          <w:rStyle w:val="Strong"/>
          <w:color w:val="292929"/>
          <w:spacing w:val="-5"/>
          <w:sz w:val="24"/>
          <w:szCs w:val="24"/>
        </w:rPr>
        <w:t xml:space="preserve">protected </w:t>
      </w:r>
      <w:r>
        <w:rPr>
          <w:rStyle w:val="nz"/>
          <w:color w:val="292929"/>
          <w:spacing w:val="-5"/>
          <w:sz w:val="24"/>
          <w:szCs w:val="24"/>
        </w:rPr>
        <w:t xml:space="preserve">Integer </w:t>
      </w:r>
      <w:r>
        <w:rPr>
          <w:rStyle w:val="Strong"/>
          <w:color w:val="292929"/>
          <w:spacing w:val="-5"/>
          <w:sz w:val="24"/>
          <w:szCs w:val="24"/>
        </w:rPr>
        <w:t xml:space="preserve">port </w:t>
      </w:r>
      <w:r>
        <w:rPr>
          <w:rStyle w:val="nz"/>
          <w:color w:val="292929"/>
          <w:spacing w:val="-5"/>
          <w:sz w:val="24"/>
          <w:szCs w:val="24"/>
        </w:rPr>
        <w:t xml:space="preserve">= 1883; </w:t>
      </w:r>
      <w:r>
        <w:rPr>
          <w:rStyle w:val="Emphasis"/>
          <w:color w:val="292929"/>
          <w:spacing w:val="-5"/>
          <w:sz w:val="24"/>
          <w:szCs w:val="24"/>
        </w:rPr>
        <w:t>/* Default port */</w:t>
      </w:r>
      <w:r>
        <w:rPr>
          <w:i/>
          <w:iCs/>
          <w:color w:val="292929"/>
          <w:spacing w:val="-5"/>
          <w:sz w:val="24"/>
          <w:szCs w:val="24"/>
        </w:rPr>
        <w:br/>
      </w:r>
      <w:r>
        <w:rPr>
          <w:rStyle w:val="Emphasis"/>
          <w:color w:val="292929"/>
          <w:spacing w:val="-5"/>
          <w:sz w:val="24"/>
          <w:szCs w:val="24"/>
        </w:rPr>
        <w:t xml:space="preserve">   </w:t>
      </w:r>
      <w:r>
        <w:rPr>
          <w:rStyle w:val="Strong"/>
          <w:color w:val="292929"/>
          <w:spacing w:val="-5"/>
          <w:sz w:val="24"/>
          <w:szCs w:val="24"/>
        </w:rPr>
        <w:t xml:space="preserve">protected final </w:t>
      </w:r>
      <w:r>
        <w:rPr>
          <w:rStyle w:val="nz"/>
          <w:color w:val="292929"/>
          <w:spacing w:val="-5"/>
          <w:sz w:val="24"/>
          <w:szCs w:val="24"/>
        </w:rPr>
        <w:t xml:space="preserve">String </w:t>
      </w:r>
      <w:proofErr w:type="spellStart"/>
      <w:r>
        <w:rPr>
          <w:rStyle w:val="Strong"/>
          <w:color w:val="292929"/>
          <w:spacing w:val="-5"/>
          <w:sz w:val="24"/>
          <w:szCs w:val="24"/>
        </w:rPr>
        <w:t>userName</w:t>
      </w:r>
      <w:proofErr w:type="spellEnd"/>
      <w:r>
        <w:rPr>
          <w:rStyle w:val="Strong"/>
          <w:color w:val="292929"/>
          <w:spacing w:val="-5"/>
          <w:sz w:val="24"/>
          <w:szCs w:val="24"/>
        </w:rPr>
        <w:t xml:space="preserve"> </w:t>
      </w:r>
      <w:r>
        <w:rPr>
          <w:rStyle w:val="nz"/>
          <w:color w:val="292929"/>
          <w:spacing w:val="-5"/>
          <w:sz w:val="24"/>
          <w:szCs w:val="24"/>
        </w:rPr>
        <w:t xml:space="preserve">= </w:t>
      </w:r>
      <w:r>
        <w:rPr>
          <w:rStyle w:val="Strong"/>
          <w:color w:val="292929"/>
          <w:spacing w:val="-5"/>
          <w:sz w:val="24"/>
          <w:szCs w:val="24"/>
        </w:rPr>
        <w:t>"your username"</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rStyle w:val="Strong"/>
          <w:color w:val="292929"/>
          <w:spacing w:val="-5"/>
          <w:sz w:val="24"/>
          <w:szCs w:val="24"/>
        </w:rPr>
        <w:t xml:space="preserve">protected final </w:t>
      </w:r>
      <w:r>
        <w:rPr>
          <w:rStyle w:val="nz"/>
          <w:color w:val="292929"/>
          <w:spacing w:val="-5"/>
          <w:sz w:val="24"/>
          <w:szCs w:val="24"/>
        </w:rPr>
        <w:t xml:space="preserve">String </w:t>
      </w:r>
      <w:r>
        <w:rPr>
          <w:rStyle w:val="Strong"/>
          <w:color w:val="292929"/>
          <w:spacing w:val="-5"/>
          <w:sz w:val="24"/>
          <w:szCs w:val="24"/>
        </w:rPr>
        <w:t xml:space="preserve">password </w:t>
      </w:r>
      <w:r>
        <w:rPr>
          <w:rStyle w:val="nz"/>
          <w:color w:val="292929"/>
          <w:spacing w:val="-5"/>
          <w:sz w:val="24"/>
          <w:szCs w:val="24"/>
        </w:rPr>
        <w:t xml:space="preserve">= </w:t>
      </w:r>
      <w:r>
        <w:rPr>
          <w:rStyle w:val="Strong"/>
          <w:color w:val="292929"/>
          <w:spacing w:val="-5"/>
          <w:sz w:val="24"/>
          <w:szCs w:val="24"/>
        </w:rPr>
        <w:t>"Password"</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rStyle w:val="Strong"/>
          <w:color w:val="292929"/>
          <w:spacing w:val="-5"/>
          <w:sz w:val="24"/>
          <w:szCs w:val="24"/>
        </w:rPr>
        <w:t xml:space="preserve">protected final </w:t>
      </w:r>
      <w:r>
        <w:rPr>
          <w:rStyle w:val="nz"/>
          <w:color w:val="292929"/>
          <w:spacing w:val="-5"/>
          <w:sz w:val="24"/>
          <w:szCs w:val="24"/>
        </w:rPr>
        <w:t xml:space="preserve">String </w:t>
      </w:r>
      <w:r>
        <w:rPr>
          <w:rStyle w:val="Strong"/>
          <w:color w:val="292929"/>
          <w:spacing w:val="-5"/>
          <w:sz w:val="24"/>
          <w:szCs w:val="24"/>
        </w:rPr>
        <w:t xml:space="preserve">TCP </w:t>
      </w:r>
      <w:r>
        <w:rPr>
          <w:rStyle w:val="nz"/>
          <w:color w:val="292929"/>
          <w:spacing w:val="-5"/>
          <w:sz w:val="24"/>
          <w:szCs w:val="24"/>
        </w:rPr>
        <w:t xml:space="preserve">= </w:t>
      </w:r>
      <w:r>
        <w:rPr>
          <w:rStyle w:val="Strong"/>
          <w:color w:val="292929"/>
          <w:spacing w:val="-5"/>
          <w:sz w:val="24"/>
          <w:szCs w:val="24"/>
        </w:rPr>
        <w:t>"</w:t>
      </w:r>
      <w:proofErr w:type="spellStart"/>
      <w:r>
        <w:rPr>
          <w:rStyle w:val="Strong"/>
          <w:color w:val="292929"/>
          <w:spacing w:val="-5"/>
          <w:sz w:val="24"/>
          <w:szCs w:val="24"/>
        </w:rPr>
        <w:t>tcp</w:t>
      </w:r>
      <w:proofErr w:type="spellEnd"/>
      <w:r>
        <w:rPr>
          <w:rStyle w:val="Strong"/>
          <w:color w:val="292929"/>
          <w:spacing w:val="-5"/>
          <w:sz w:val="24"/>
          <w:szCs w:val="24"/>
        </w:rPr>
        <w:t>://"</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rStyle w:val="Strong"/>
          <w:color w:val="292929"/>
          <w:spacing w:val="-5"/>
          <w:sz w:val="24"/>
          <w:szCs w:val="24"/>
        </w:rPr>
        <w:t xml:space="preserve">protected final </w:t>
      </w:r>
      <w:r>
        <w:rPr>
          <w:rStyle w:val="nz"/>
          <w:color w:val="292929"/>
          <w:spacing w:val="-5"/>
          <w:sz w:val="24"/>
          <w:szCs w:val="24"/>
        </w:rPr>
        <w:t xml:space="preserve">String </w:t>
      </w:r>
      <w:r>
        <w:rPr>
          <w:rStyle w:val="Strong"/>
          <w:color w:val="292929"/>
          <w:spacing w:val="-5"/>
          <w:sz w:val="24"/>
          <w:szCs w:val="24"/>
        </w:rPr>
        <w:t xml:space="preserve">SSL </w:t>
      </w:r>
      <w:r>
        <w:rPr>
          <w:rStyle w:val="nz"/>
          <w:color w:val="292929"/>
          <w:spacing w:val="-5"/>
          <w:sz w:val="24"/>
          <w:szCs w:val="24"/>
        </w:rPr>
        <w:t xml:space="preserve">= </w:t>
      </w:r>
      <w:r>
        <w:rPr>
          <w:rStyle w:val="Strong"/>
          <w:color w:val="292929"/>
          <w:spacing w:val="-5"/>
          <w:sz w:val="24"/>
          <w:szCs w:val="24"/>
        </w:rPr>
        <w:t>"</w:t>
      </w:r>
      <w:proofErr w:type="spellStart"/>
      <w:r>
        <w:rPr>
          <w:rStyle w:val="Strong"/>
          <w:color w:val="292929"/>
          <w:spacing w:val="-5"/>
          <w:sz w:val="24"/>
          <w:szCs w:val="24"/>
        </w:rPr>
        <w:t>ssl</w:t>
      </w:r>
      <w:proofErr w:type="spellEnd"/>
      <w:r>
        <w:rPr>
          <w:rStyle w:val="Strong"/>
          <w:color w:val="292929"/>
          <w:spacing w:val="-5"/>
          <w:sz w:val="24"/>
          <w:szCs w:val="24"/>
        </w:rPr>
        <w:t>://"</w:t>
      </w:r>
      <w:r>
        <w:rPr>
          <w:rStyle w:val="nz"/>
          <w:color w:val="292929"/>
          <w:spacing w:val="-5"/>
          <w:sz w:val="24"/>
          <w:szCs w:val="24"/>
        </w:rPr>
        <w:t>;</w:t>
      </w:r>
      <w:r>
        <w:rPr>
          <w:color w:val="292929"/>
          <w:spacing w:val="-5"/>
          <w:sz w:val="24"/>
          <w:szCs w:val="24"/>
        </w:rPr>
        <w:br/>
      </w:r>
      <w:r>
        <w:rPr>
          <w:color w:val="292929"/>
          <w:spacing w:val="-5"/>
          <w:sz w:val="24"/>
          <w:szCs w:val="24"/>
        </w:rPr>
        <w:br/>
      </w:r>
      <w:r>
        <w:rPr>
          <w:rStyle w:val="nz"/>
          <w:color w:val="292929"/>
          <w:spacing w:val="-5"/>
          <w:sz w:val="24"/>
          <w:szCs w:val="24"/>
        </w:rPr>
        <w:t xml:space="preserve">   </w:t>
      </w:r>
      <w:r>
        <w:rPr>
          <w:rStyle w:val="Emphasis"/>
          <w:color w:val="292929"/>
          <w:spacing w:val="-5"/>
          <w:sz w:val="24"/>
          <w:szCs w:val="24"/>
        </w:rPr>
        <w:t>/**</w:t>
      </w:r>
      <w:r>
        <w:rPr>
          <w:i/>
          <w:iCs/>
          <w:color w:val="292929"/>
          <w:spacing w:val="-5"/>
          <w:sz w:val="24"/>
          <w:szCs w:val="24"/>
        </w:rPr>
        <w:br/>
      </w:r>
      <w:r>
        <w:rPr>
          <w:rStyle w:val="Emphasis"/>
          <w:color w:val="292929"/>
          <w:spacing w:val="-5"/>
          <w:sz w:val="24"/>
          <w:szCs w:val="24"/>
        </w:rPr>
        <w:t xml:space="preserve">    * Custom Configuration</w:t>
      </w:r>
      <w:r>
        <w:rPr>
          <w:i/>
          <w:iCs/>
          <w:color w:val="292929"/>
          <w:spacing w:val="-5"/>
          <w:sz w:val="24"/>
          <w:szCs w:val="24"/>
        </w:rPr>
        <w:br/>
      </w:r>
      <w:r>
        <w:rPr>
          <w:rStyle w:val="Emphasis"/>
          <w:color w:val="292929"/>
          <w:spacing w:val="-5"/>
          <w:sz w:val="24"/>
          <w:szCs w:val="24"/>
        </w:rPr>
        <w:t xml:space="preserve">    * </w:t>
      </w:r>
      <w:r>
        <w:rPr>
          <w:i/>
          <w:iCs/>
          <w:color w:val="292929"/>
          <w:spacing w:val="-5"/>
          <w:sz w:val="24"/>
          <w:szCs w:val="24"/>
        </w:rPr>
        <w:br/>
      </w:r>
      <w:r>
        <w:rPr>
          <w:rStyle w:val="Emphasis"/>
          <w:color w:val="292929"/>
          <w:spacing w:val="-5"/>
          <w:sz w:val="24"/>
          <w:szCs w:val="24"/>
        </w:rPr>
        <w:t xml:space="preserve">    * </w:t>
      </w:r>
      <w:r>
        <w:rPr>
          <w:rStyle w:val="Emphasis"/>
          <w:b/>
          <w:bCs/>
          <w:color w:val="292929"/>
          <w:spacing w:val="-5"/>
          <w:sz w:val="24"/>
          <w:szCs w:val="24"/>
        </w:rPr>
        <w:t>@param broker</w:t>
      </w:r>
      <w:r>
        <w:rPr>
          <w:b/>
          <w:bCs/>
          <w:i/>
          <w:iCs/>
          <w:color w:val="292929"/>
          <w:spacing w:val="-5"/>
          <w:sz w:val="24"/>
          <w:szCs w:val="24"/>
        </w:rPr>
        <w:br/>
      </w:r>
      <w:r>
        <w:rPr>
          <w:rStyle w:val="Emphasis"/>
          <w:b/>
          <w:bCs/>
          <w:color w:val="292929"/>
          <w:spacing w:val="-5"/>
          <w:sz w:val="24"/>
          <w:szCs w:val="24"/>
        </w:rPr>
        <w:t xml:space="preserve">    </w:t>
      </w:r>
      <w:r>
        <w:rPr>
          <w:rStyle w:val="Emphasis"/>
          <w:color w:val="292929"/>
          <w:spacing w:val="-5"/>
          <w:sz w:val="24"/>
          <w:szCs w:val="24"/>
        </w:rPr>
        <w:t xml:space="preserve">* </w:t>
      </w:r>
      <w:r>
        <w:rPr>
          <w:rStyle w:val="Emphasis"/>
          <w:b/>
          <w:bCs/>
          <w:color w:val="292929"/>
          <w:spacing w:val="-5"/>
          <w:sz w:val="24"/>
          <w:szCs w:val="24"/>
        </w:rPr>
        <w:t>@param port</w:t>
      </w:r>
      <w:r>
        <w:rPr>
          <w:b/>
          <w:bCs/>
          <w:i/>
          <w:iCs/>
          <w:color w:val="292929"/>
          <w:spacing w:val="-5"/>
          <w:sz w:val="24"/>
          <w:szCs w:val="24"/>
        </w:rPr>
        <w:br/>
      </w:r>
      <w:r>
        <w:rPr>
          <w:rStyle w:val="Emphasis"/>
          <w:b/>
          <w:bCs/>
          <w:color w:val="292929"/>
          <w:spacing w:val="-5"/>
          <w:sz w:val="24"/>
          <w:szCs w:val="24"/>
        </w:rPr>
        <w:t xml:space="preserve">    </w:t>
      </w:r>
      <w:r>
        <w:rPr>
          <w:rStyle w:val="Emphasis"/>
          <w:color w:val="292929"/>
          <w:spacing w:val="-5"/>
          <w:sz w:val="24"/>
          <w:szCs w:val="24"/>
        </w:rPr>
        <w:t xml:space="preserve">* </w:t>
      </w:r>
      <w:r>
        <w:rPr>
          <w:rStyle w:val="Emphasis"/>
          <w:b/>
          <w:bCs/>
          <w:color w:val="292929"/>
          <w:spacing w:val="-5"/>
          <w:sz w:val="24"/>
          <w:szCs w:val="24"/>
        </w:rPr>
        <w:t xml:space="preserve">@param </w:t>
      </w:r>
      <w:proofErr w:type="spellStart"/>
      <w:r>
        <w:rPr>
          <w:rStyle w:val="Emphasis"/>
          <w:b/>
          <w:bCs/>
          <w:color w:val="292929"/>
          <w:spacing w:val="-5"/>
          <w:sz w:val="24"/>
          <w:szCs w:val="24"/>
        </w:rPr>
        <w:t>ssl</w:t>
      </w:r>
      <w:proofErr w:type="spellEnd"/>
      <w:r>
        <w:rPr>
          <w:b/>
          <w:bCs/>
          <w:i/>
          <w:iCs/>
          <w:color w:val="292929"/>
          <w:spacing w:val="-5"/>
          <w:sz w:val="24"/>
          <w:szCs w:val="24"/>
        </w:rPr>
        <w:br/>
      </w:r>
      <w:r>
        <w:rPr>
          <w:rStyle w:val="Emphasis"/>
          <w:b/>
          <w:bCs/>
          <w:color w:val="292929"/>
          <w:spacing w:val="-5"/>
          <w:sz w:val="24"/>
          <w:szCs w:val="24"/>
        </w:rPr>
        <w:t xml:space="preserve">    </w:t>
      </w:r>
      <w:r>
        <w:rPr>
          <w:rStyle w:val="Emphasis"/>
          <w:color w:val="292929"/>
          <w:spacing w:val="-5"/>
          <w:sz w:val="24"/>
          <w:szCs w:val="24"/>
        </w:rPr>
        <w:t xml:space="preserve">* </w:t>
      </w:r>
      <w:r>
        <w:rPr>
          <w:rStyle w:val="Emphasis"/>
          <w:b/>
          <w:bCs/>
          <w:color w:val="292929"/>
          <w:spacing w:val="-5"/>
          <w:sz w:val="24"/>
          <w:szCs w:val="24"/>
        </w:rPr>
        <w:t xml:space="preserve">@param </w:t>
      </w:r>
      <w:proofErr w:type="spellStart"/>
      <w:r>
        <w:rPr>
          <w:rStyle w:val="Emphasis"/>
          <w:b/>
          <w:bCs/>
          <w:color w:val="292929"/>
          <w:spacing w:val="-5"/>
          <w:sz w:val="24"/>
          <w:szCs w:val="24"/>
        </w:rPr>
        <w:t>withUserNamePass</w:t>
      </w:r>
      <w:proofErr w:type="spellEnd"/>
      <w:r>
        <w:rPr>
          <w:b/>
          <w:bCs/>
          <w:i/>
          <w:iCs/>
          <w:color w:val="292929"/>
          <w:spacing w:val="-5"/>
          <w:sz w:val="24"/>
          <w:szCs w:val="24"/>
        </w:rPr>
        <w:br/>
      </w:r>
      <w:r>
        <w:rPr>
          <w:rStyle w:val="Emphasis"/>
          <w:b/>
          <w:bCs/>
          <w:color w:val="292929"/>
          <w:spacing w:val="-5"/>
          <w:sz w:val="24"/>
          <w:szCs w:val="24"/>
        </w:rPr>
        <w:t xml:space="preserve">    </w:t>
      </w:r>
      <w:r>
        <w:rPr>
          <w:rStyle w:val="Emphasis"/>
          <w:color w:val="292929"/>
          <w:spacing w:val="-5"/>
          <w:sz w:val="24"/>
          <w:szCs w:val="24"/>
        </w:rPr>
        <w:t>*/</w:t>
      </w:r>
      <w:r>
        <w:rPr>
          <w:i/>
          <w:iCs/>
          <w:color w:val="292929"/>
          <w:spacing w:val="-5"/>
          <w:sz w:val="24"/>
          <w:szCs w:val="24"/>
        </w:rPr>
        <w:br/>
      </w:r>
      <w:r>
        <w:rPr>
          <w:rStyle w:val="Emphasis"/>
          <w:color w:val="292929"/>
          <w:spacing w:val="-5"/>
          <w:sz w:val="24"/>
          <w:szCs w:val="24"/>
        </w:rPr>
        <w:t xml:space="preserve">   </w:t>
      </w:r>
      <w:r>
        <w:rPr>
          <w:rStyle w:val="Strong"/>
          <w:color w:val="292929"/>
          <w:spacing w:val="-5"/>
          <w:sz w:val="24"/>
          <w:szCs w:val="24"/>
        </w:rPr>
        <w:t xml:space="preserve">protected abstract void </w:t>
      </w:r>
      <w:r>
        <w:rPr>
          <w:rStyle w:val="nz"/>
          <w:color w:val="292929"/>
          <w:spacing w:val="-5"/>
          <w:sz w:val="24"/>
          <w:szCs w:val="24"/>
        </w:rPr>
        <w:t xml:space="preserve">config(String broker, Integer port, Boolean </w:t>
      </w:r>
      <w:proofErr w:type="spellStart"/>
      <w:r>
        <w:rPr>
          <w:rStyle w:val="nz"/>
          <w:color w:val="292929"/>
          <w:spacing w:val="-5"/>
          <w:sz w:val="24"/>
          <w:szCs w:val="24"/>
        </w:rPr>
        <w:t>ssl</w:t>
      </w:r>
      <w:proofErr w:type="spellEnd"/>
      <w:r>
        <w:rPr>
          <w:rStyle w:val="nz"/>
          <w:color w:val="292929"/>
          <w:spacing w:val="-5"/>
          <w:sz w:val="24"/>
          <w:szCs w:val="24"/>
        </w:rPr>
        <w:t xml:space="preserve">, Boolean </w:t>
      </w:r>
      <w:proofErr w:type="spellStart"/>
      <w:r>
        <w:rPr>
          <w:rStyle w:val="nz"/>
          <w:color w:val="292929"/>
          <w:spacing w:val="-5"/>
          <w:sz w:val="24"/>
          <w:szCs w:val="24"/>
        </w:rPr>
        <w:t>withUserNamePass</w:t>
      </w:r>
      <w:proofErr w:type="spellEnd"/>
      <w:r>
        <w:rPr>
          <w:rStyle w:val="nz"/>
          <w:color w:val="292929"/>
          <w:spacing w:val="-5"/>
          <w:sz w:val="24"/>
          <w:szCs w:val="24"/>
        </w:rPr>
        <w:t>);</w:t>
      </w:r>
      <w:r>
        <w:rPr>
          <w:color w:val="292929"/>
          <w:spacing w:val="-5"/>
          <w:sz w:val="24"/>
          <w:szCs w:val="24"/>
        </w:rPr>
        <w:br/>
      </w:r>
      <w:r>
        <w:rPr>
          <w:color w:val="292929"/>
          <w:spacing w:val="-5"/>
          <w:sz w:val="24"/>
          <w:szCs w:val="24"/>
        </w:rPr>
        <w:br/>
      </w:r>
      <w:r>
        <w:rPr>
          <w:rStyle w:val="nz"/>
          <w:color w:val="292929"/>
          <w:spacing w:val="-5"/>
          <w:sz w:val="24"/>
          <w:szCs w:val="24"/>
        </w:rPr>
        <w:t xml:space="preserve">   </w:t>
      </w:r>
      <w:r>
        <w:rPr>
          <w:rStyle w:val="Emphasis"/>
          <w:color w:val="292929"/>
          <w:spacing w:val="-5"/>
          <w:sz w:val="24"/>
          <w:szCs w:val="24"/>
        </w:rPr>
        <w:t>/**</w:t>
      </w:r>
      <w:r>
        <w:rPr>
          <w:i/>
          <w:iCs/>
          <w:color w:val="292929"/>
          <w:spacing w:val="-5"/>
          <w:sz w:val="24"/>
          <w:szCs w:val="24"/>
        </w:rPr>
        <w:br/>
      </w:r>
      <w:r>
        <w:rPr>
          <w:rStyle w:val="Emphasis"/>
          <w:color w:val="292929"/>
          <w:spacing w:val="-5"/>
          <w:sz w:val="24"/>
          <w:szCs w:val="24"/>
        </w:rPr>
        <w:t xml:space="preserve">    * Default Configuration</w:t>
      </w:r>
      <w:r>
        <w:rPr>
          <w:i/>
          <w:iCs/>
          <w:color w:val="292929"/>
          <w:spacing w:val="-5"/>
          <w:sz w:val="24"/>
          <w:szCs w:val="24"/>
        </w:rPr>
        <w:br/>
      </w:r>
      <w:r>
        <w:rPr>
          <w:rStyle w:val="Emphasis"/>
          <w:color w:val="292929"/>
          <w:spacing w:val="-5"/>
          <w:sz w:val="24"/>
          <w:szCs w:val="24"/>
        </w:rPr>
        <w:t xml:space="preserve">    */</w:t>
      </w:r>
      <w:r>
        <w:rPr>
          <w:i/>
          <w:iCs/>
          <w:color w:val="292929"/>
          <w:spacing w:val="-5"/>
          <w:sz w:val="24"/>
          <w:szCs w:val="24"/>
        </w:rPr>
        <w:br/>
      </w:r>
      <w:r>
        <w:rPr>
          <w:rStyle w:val="Emphasis"/>
          <w:color w:val="292929"/>
          <w:spacing w:val="-5"/>
          <w:sz w:val="24"/>
          <w:szCs w:val="24"/>
        </w:rPr>
        <w:t xml:space="preserve">   </w:t>
      </w:r>
      <w:r>
        <w:rPr>
          <w:rStyle w:val="Strong"/>
          <w:color w:val="292929"/>
          <w:spacing w:val="-5"/>
          <w:sz w:val="24"/>
          <w:szCs w:val="24"/>
        </w:rPr>
        <w:t xml:space="preserve">protected abstract void </w:t>
      </w:r>
      <w:r>
        <w:rPr>
          <w:rStyle w:val="nz"/>
          <w:color w:val="292929"/>
          <w:spacing w:val="-5"/>
          <w:sz w:val="24"/>
          <w:szCs w:val="24"/>
        </w:rPr>
        <w:t>config();</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color w:val="292929"/>
          <w:spacing w:val="-5"/>
          <w:sz w:val="24"/>
          <w:szCs w:val="24"/>
        </w:rPr>
        <w:br/>
      </w:r>
      <w:r>
        <w:rPr>
          <w:rStyle w:val="nz"/>
          <w:color w:val="292929"/>
          <w:spacing w:val="-5"/>
          <w:sz w:val="24"/>
          <w:szCs w:val="24"/>
        </w:rPr>
        <w:t>}</w:t>
      </w:r>
    </w:p>
    <w:p w14:paraId="714E4CC3" w14:textId="77777777" w:rsidR="00597C75" w:rsidRDefault="00597C75" w:rsidP="00597C75">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Step 3. we can create a class when we can fetch data after </w:t>
      </w:r>
      <w:proofErr w:type="gramStart"/>
      <w:r>
        <w:rPr>
          <w:rFonts w:ascii="Georgia" w:hAnsi="Georgia"/>
          <w:color w:val="292929"/>
          <w:spacing w:val="-1"/>
          <w:sz w:val="30"/>
          <w:szCs w:val="30"/>
        </w:rPr>
        <w:t>subscribe</w:t>
      </w:r>
      <w:proofErr w:type="gramEnd"/>
      <w:r>
        <w:rPr>
          <w:rFonts w:ascii="Georgia" w:hAnsi="Georgia"/>
          <w:color w:val="292929"/>
          <w:spacing w:val="-1"/>
          <w:sz w:val="30"/>
          <w:szCs w:val="30"/>
        </w:rPr>
        <w:t xml:space="preserve"> to </w:t>
      </w:r>
      <w:proofErr w:type="spellStart"/>
      <w:r>
        <w:rPr>
          <w:rFonts w:ascii="Georgia" w:hAnsi="Georgia"/>
          <w:color w:val="292929"/>
          <w:spacing w:val="-1"/>
          <w:sz w:val="30"/>
          <w:szCs w:val="30"/>
        </w:rPr>
        <w:t>mqtt</w:t>
      </w:r>
      <w:proofErr w:type="spellEnd"/>
      <w:r>
        <w:rPr>
          <w:rFonts w:ascii="Georgia" w:hAnsi="Georgia"/>
          <w:color w:val="292929"/>
          <w:spacing w:val="-1"/>
          <w:sz w:val="30"/>
          <w:szCs w:val="30"/>
        </w:rPr>
        <w:t xml:space="preserve"> topic on which data is coming. And to annotate with </w:t>
      </w:r>
      <w:r>
        <w:rPr>
          <w:rStyle w:val="HTMLCode"/>
          <w:color w:val="292929"/>
          <w:spacing w:val="-1"/>
          <w:sz w:val="23"/>
          <w:szCs w:val="23"/>
          <w:shd w:val="clear" w:color="auto" w:fill="F2F2F2"/>
        </w:rPr>
        <w:t>@component</w:t>
      </w:r>
    </w:p>
    <w:p w14:paraId="053E6AD5"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6C3E53F3" w14:textId="77777777" w:rsidR="00597C75" w:rsidRDefault="00597C75" w:rsidP="00597C75">
      <w:pPr>
        <w:pStyle w:val="HTMLPreformatted"/>
        <w:shd w:val="clear" w:color="auto" w:fill="F2F2F2"/>
        <w:rPr>
          <w:color w:val="292929"/>
          <w:sz w:val="27"/>
          <w:szCs w:val="27"/>
        </w:rPr>
      </w:pPr>
      <w:r>
        <w:rPr>
          <w:rStyle w:val="nz"/>
          <w:color w:val="292929"/>
          <w:spacing w:val="-5"/>
          <w:sz w:val="24"/>
          <w:szCs w:val="24"/>
        </w:rPr>
        <w:t>@Component</w:t>
      </w:r>
      <w:r>
        <w:rPr>
          <w:color w:val="292929"/>
          <w:spacing w:val="-5"/>
          <w:sz w:val="24"/>
          <w:szCs w:val="24"/>
        </w:rPr>
        <w:br/>
      </w:r>
      <w:r>
        <w:rPr>
          <w:rStyle w:val="Strong"/>
          <w:rFonts w:eastAsiaTheme="majorEastAsia"/>
          <w:color w:val="292929"/>
          <w:spacing w:val="-5"/>
          <w:sz w:val="24"/>
          <w:szCs w:val="24"/>
        </w:rPr>
        <w:t xml:space="preserve">public class </w:t>
      </w:r>
      <w:proofErr w:type="spellStart"/>
      <w:r>
        <w:rPr>
          <w:rStyle w:val="nz"/>
          <w:color w:val="292929"/>
          <w:spacing w:val="-5"/>
          <w:sz w:val="24"/>
          <w:szCs w:val="24"/>
        </w:rPr>
        <w:t>MqttSubscriberImpl</w:t>
      </w:r>
      <w:proofErr w:type="spellEnd"/>
      <w:r>
        <w:rPr>
          <w:rStyle w:val="nz"/>
          <w:color w:val="292929"/>
          <w:spacing w:val="-5"/>
          <w:sz w:val="24"/>
          <w:szCs w:val="24"/>
        </w:rPr>
        <w:t xml:space="preserve"> </w:t>
      </w:r>
      <w:r>
        <w:rPr>
          <w:rStyle w:val="Strong"/>
          <w:rFonts w:eastAsiaTheme="majorEastAsia"/>
          <w:color w:val="292929"/>
          <w:spacing w:val="-5"/>
          <w:sz w:val="24"/>
          <w:szCs w:val="24"/>
        </w:rPr>
        <w:t xml:space="preserve">extends </w:t>
      </w:r>
      <w:proofErr w:type="spellStart"/>
      <w:r>
        <w:rPr>
          <w:rStyle w:val="nz"/>
          <w:color w:val="292929"/>
          <w:spacing w:val="-5"/>
          <w:sz w:val="24"/>
          <w:szCs w:val="24"/>
        </w:rPr>
        <w:t>MqttConfig</w:t>
      </w:r>
      <w:proofErr w:type="spellEnd"/>
      <w:r>
        <w:rPr>
          <w:rStyle w:val="nz"/>
          <w:color w:val="292929"/>
          <w:spacing w:val="-5"/>
          <w:sz w:val="24"/>
          <w:szCs w:val="24"/>
        </w:rPr>
        <w:t xml:space="preserve"> </w:t>
      </w:r>
      <w:r>
        <w:rPr>
          <w:rStyle w:val="Strong"/>
          <w:rFonts w:eastAsiaTheme="majorEastAsia"/>
          <w:color w:val="292929"/>
          <w:spacing w:val="-5"/>
          <w:sz w:val="24"/>
          <w:szCs w:val="24"/>
        </w:rPr>
        <w:t xml:space="preserve">implements </w:t>
      </w:r>
      <w:proofErr w:type="spellStart"/>
      <w:r>
        <w:rPr>
          <w:rStyle w:val="nz"/>
          <w:color w:val="292929"/>
          <w:spacing w:val="-5"/>
          <w:sz w:val="24"/>
          <w:szCs w:val="24"/>
        </w:rPr>
        <w:t>MqttCallback</w:t>
      </w:r>
      <w:proofErr w:type="spellEnd"/>
      <w:r>
        <w:rPr>
          <w:rStyle w:val="nz"/>
          <w:color w:val="292929"/>
          <w:spacing w:val="-5"/>
          <w:sz w:val="24"/>
          <w:szCs w:val="24"/>
        </w:rPr>
        <w:t>{</w:t>
      </w:r>
      <w:r>
        <w:rPr>
          <w:color w:val="292929"/>
          <w:spacing w:val="-5"/>
          <w:sz w:val="24"/>
          <w:szCs w:val="24"/>
        </w:rPr>
        <w:br/>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private static final </w:t>
      </w:r>
      <w:r>
        <w:rPr>
          <w:rStyle w:val="nz"/>
          <w:color w:val="292929"/>
          <w:spacing w:val="-5"/>
          <w:sz w:val="24"/>
          <w:szCs w:val="24"/>
        </w:rPr>
        <w:t xml:space="preserve">String </w:t>
      </w:r>
      <w:proofErr w:type="spellStart"/>
      <w:r>
        <w:rPr>
          <w:rStyle w:val="Emphasis"/>
          <w:b/>
          <w:bCs/>
          <w:color w:val="292929"/>
          <w:spacing w:val="-5"/>
          <w:sz w:val="24"/>
          <w:szCs w:val="24"/>
        </w:rPr>
        <w:t>fota_fetch_record</w:t>
      </w:r>
      <w:proofErr w:type="spellEnd"/>
      <w:r>
        <w:rPr>
          <w:rStyle w:val="Emphasis"/>
          <w:b/>
          <w:bCs/>
          <w:color w:val="292929"/>
          <w:spacing w:val="-5"/>
          <w:sz w:val="24"/>
          <w:szCs w:val="24"/>
        </w:rPr>
        <w:t xml:space="preserve"> </w:t>
      </w:r>
      <w:r>
        <w:rPr>
          <w:rStyle w:val="nz"/>
          <w:color w:val="292929"/>
          <w:spacing w:val="-5"/>
          <w:sz w:val="24"/>
          <w:szCs w:val="24"/>
        </w:rPr>
        <w:t xml:space="preserve">= </w:t>
      </w:r>
      <w:r>
        <w:rPr>
          <w:rStyle w:val="Strong"/>
          <w:rFonts w:eastAsiaTheme="majorEastAsia"/>
          <w:color w:val="292929"/>
          <w:spacing w:val="-5"/>
          <w:sz w:val="24"/>
          <w:szCs w:val="24"/>
        </w:rPr>
        <w:t>"</w:t>
      </w:r>
      <w:proofErr w:type="spellStart"/>
      <w:r>
        <w:rPr>
          <w:rStyle w:val="Strong"/>
          <w:rFonts w:eastAsiaTheme="majorEastAsia"/>
          <w:color w:val="292929"/>
          <w:spacing w:val="-5"/>
          <w:sz w:val="24"/>
          <w:szCs w:val="24"/>
        </w:rPr>
        <w:t>fota_fetch_record</w:t>
      </w:r>
      <w:proofErr w:type="spellEnd"/>
      <w:r>
        <w:rPr>
          <w:rStyle w:val="Strong"/>
          <w:rFonts w:eastAsiaTheme="majorEastAsia"/>
          <w:color w:val="292929"/>
          <w:spacing w:val="-5"/>
          <w:sz w:val="24"/>
          <w:szCs w:val="24"/>
        </w:rPr>
        <w:t>"</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private </w:t>
      </w:r>
      <w:r>
        <w:rPr>
          <w:rStyle w:val="nz"/>
          <w:color w:val="292929"/>
          <w:spacing w:val="-5"/>
          <w:sz w:val="24"/>
          <w:szCs w:val="24"/>
        </w:rPr>
        <w:t xml:space="preserve">String </w:t>
      </w:r>
      <w:proofErr w:type="spellStart"/>
      <w:r>
        <w:rPr>
          <w:rStyle w:val="Strong"/>
          <w:rFonts w:eastAsiaTheme="majorEastAsia"/>
          <w:color w:val="292929"/>
          <w:spacing w:val="-5"/>
          <w:sz w:val="24"/>
          <w:szCs w:val="24"/>
        </w:rPr>
        <w:t>brokerUrl</w:t>
      </w:r>
      <w:proofErr w:type="spellEnd"/>
      <w:r>
        <w:rPr>
          <w:rStyle w:val="Strong"/>
          <w:rFonts w:eastAsiaTheme="majorEastAsia"/>
          <w:color w:val="292929"/>
          <w:spacing w:val="-5"/>
          <w:sz w:val="24"/>
          <w:szCs w:val="24"/>
        </w:rPr>
        <w:t xml:space="preserve"> </w:t>
      </w:r>
      <w:r>
        <w:rPr>
          <w:rStyle w:val="nz"/>
          <w:color w:val="292929"/>
          <w:spacing w:val="-5"/>
          <w:sz w:val="24"/>
          <w:szCs w:val="24"/>
        </w:rPr>
        <w:t xml:space="preserve">= </w:t>
      </w:r>
      <w:r>
        <w:rPr>
          <w:rStyle w:val="Strong"/>
          <w:rFonts w:eastAsiaTheme="majorEastAsia"/>
          <w:color w:val="292929"/>
          <w:spacing w:val="-5"/>
          <w:sz w:val="24"/>
          <w:szCs w:val="24"/>
        </w:rPr>
        <w:t>null</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final private </w:t>
      </w:r>
      <w:r>
        <w:rPr>
          <w:rStyle w:val="nz"/>
          <w:color w:val="292929"/>
          <w:spacing w:val="-5"/>
          <w:sz w:val="24"/>
          <w:szCs w:val="24"/>
        </w:rPr>
        <w:t xml:space="preserve">String </w:t>
      </w:r>
      <w:r>
        <w:rPr>
          <w:rStyle w:val="Strong"/>
          <w:rFonts w:eastAsiaTheme="majorEastAsia"/>
          <w:color w:val="292929"/>
          <w:spacing w:val="-5"/>
          <w:sz w:val="24"/>
          <w:szCs w:val="24"/>
        </w:rPr>
        <w:t xml:space="preserve">colon </w:t>
      </w:r>
      <w:r>
        <w:rPr>
          <w:rStyle w:val="nz"/>
          <w:color w:val="292929"/>
          <w:spacing w:val="-5"/>
          <w:sz w:val="24"/>
          <w:szCs w:val="24"/>
        </w:rPr>
        <w:t xml:space="preserve">= </w:t>
      </w:r>
      <w:r>
        <w:rPr>
          <w:rStyle w:val="Strong"/>
          <w:rFonts w:eastAsiaTheme="majorEastAsia"/>
          <w:color w:val="292929"/>
          <w:spacing w:val="-5"/>
          <w:sz w:val="24"/>
          <w:szCs w:val="24"/>
        </w:rPr>
        <w:t>":"</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final private </w:t>
      </w:r>
      <w:r>
        <w:rPr>
          <w:rStyle w:val="nz"/>
          <w:color w:val="292929"/>
          <w:spacing w:val="-5"/>
          <w:sz w:val="24"/>
          <w:szCs w:val="24"/>
        </w:rPr>
        <w:t xml:space="preserve">String </w:t>
      </w:r>
      <w:proofErr w:type="spellStart"/>
      <w:r>
        <w:rPr>
          <w:rStyle w:val="Strong"/>
          <w:rFonts w:eastAsiaTheme="majorEastAsia"/>
          <w:color w:val="292929"/>
          <w:spacing w:val="-5"/>
          <w:sz w:val="24"/>
          <w:szCs w:val="24"/>
        </w:rPr>
        <w:t>clientId</w:t>
      </w:r>
      <w:proofErr w:type="spellEnd"/>
      <w:r>
        <w:rPr>
          <w:rStyle w:val="Strong"/>
          <w:rFonts w:eastAsiaTheme="majorEastAsia"/>
          <w:color w:val="292929"/>
          <w:spacing w:val="-5"/>
          <w:sz w:val="24"/>
          <w:szCs w:val="24"/>
        </w:rPr>
        <w:t xml:space="preserve"> </w:t>
      </w:r>
      <w:r>
        <w:rPr>
          <w:rStyle w:val="nz"/>
          <w:color w:val="292929"/>
          <w:spacing w:val="-5"/>
          <w:sz w:val="24"/>
          <w:szCs w:val="24"/>
        </w:rPr>
        <w:t xml:space="preserve">= </w:t>
      </w:r>
      <w:proofErr w:type="spellStart"/>
      <w:r>
        <w:rPr>
          <w:rStyle w:val="nz"/>
          <w:color w:val="292929"/>
          <w:spacing w:val="-5"/>
          <w:sz w:val="24"/>
          <w:szCs w:val="24"/>
        </w:rPr>
        <w:t>UUID.</w:t>
      </w:r>
      <w:r>
        <w:rPr>
          <w:rStyle w:val="Emphasis"/>
          <w:color w:val="292929"/>
          <w:spacing w:val="-5"/>
          <w:sz w:val="24"/>
          <w:szCs w:val="24"/>
        </w:rPr>
        <w:t>randomUUID</w:t>
      </w:r>
      <w:proofErr w:type="spellEnd"/>
      <w:r>
        <w:rPr>
          <w:rStyle w:val="nz"/>
          <w:color w:val="292929"/>
          <w:spacing w:val="-5"/>
          <w:sz w:val="24"/>
          <w:szCs w:val="24"/>
        </w:rPr>
        <w:t>().</w:t>
      </w:r>
      <w:proofErr w:type="spellStart"/>
      <w:r>
        <w:rPr>
          <w:rStyle w:val="nz"/>
          <w:color w:val="292929"/>
          <w:spacing w:val="-5"/>
          <w:sz w:val="24"/>
          <w:szCs w:val="24"/>
        </w:rPr>
        <w:t>toString</w:t>
      </w:r>
      <w:proofErr w:type="spellEnd"/>
      <w:r>
        <w:rPr>
          <w:rStyle w:val="nz"/>
          <w:color w:val="292929"/>
          <w:spacing w:val="-5"/>
          <w:sz w:val="24"/>
          <w:szCs w:val="24"/>
        </w:rPr>
        <w:t>();</w:t>
      </w:r>
      <w:r>
        <w:rPr>
          <w:color w:val="292929"/>
          <w:spacing w:val="-5"/>
          <w:sz w:val="24"/>
          <w:szCs w:val="24"/>
        </w:rPr>
        <w:br/>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private </w:t>
      </w:r>
      <w:proofErr w:type="spellStart"/>
      <w:r>
        <w:rPr>
          <w:rStyle w:val="nz"/>
          <w:color w:val="292929"/>
          <w:spacing w:val="-5"/>
          <w:sz w:val="24"/>
          <w:szCs w:val="24"/>
        </w:rPr>
        <w:t>MqttClient</w:t>
      </w:r>
      <w:proofErr w:type="spellEnd"/>
      <w:r>
        <w:rPr>
          <w:rStyle w:val="nz"/>
          <w:color w:val="292929"/>
          <w:spacing w:val="-5"/>
          <w:sz w:val="24"/>
          <w:szCs w:val="24"/>
        </w:rPr>
        <w:t xml:space="preserve"> </w:t>
      </w:r>
      <w:proofErr w:type="spellStart"/>
      <w:r>
        <w:rPr>
          <w:rStyle w:val="Strong"/>
          <w:rFonts w:eastAsiaTheme="majorEastAsia"/>
          <w:color w:val="292929"/>
          <w:spacing w:val="-5"/>
          <w:sz w:val="24"/>
          <w:szCs w:val="24"/>
        </w:rPr>
        <w:t>mqttClient</w:t>
      </w:r>
      <w:proofErr w:type="spellEnd"/>
      <w:r>
        <w:rPr>
          <w:rStyle w:val="Strong"/>
          <w:rFonts w:eastAsiaTheme="majorEastAsia"/>
          <w:color w:val="292929"/>
          <w:spacing w:val="-5"/>
          <w:sz w:val="24"/>
          <w:szCs w:val="24"/>
        </w:rPr>
        <w:t xml:space="preserve"> </w:t>
      </w:r>
      <w:r>
        <w:rPr>
          <w:rStyle w:val="nz"/>
          <w:color w:val="292929"/>
          <w:spacing w:val="-5"/>
          <w:sz w:val="24"/>
          <w:szCs w:val="24"/>
        </w:rPr>
        <w:t xml:space="preserve">= </w:t>
      </w:r>
      <w:r>
        <w:rPr>
          <w:rStyle w:val="Strong"/>
          <w:rFonts w:eastAsiaTheme="majorEastAsia"/>
          <w:color w:val="292929"/>
          <w:spacing w:val="-5"/>
          <w:sz w:val="24"/>
          <w:szCs w:val="24"/>
        </w:rPr>
        <w:t>null</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private </w:t>
      </w:r>
      <w:proofErr w:type="spellStart"/>
      <w:r>
        <w:rPr>
          <w:rStyle w:val="nz"/>
          <w:color w:val="292929"/>
          <w:spacing w:val="-5"/>
          <w:sz w:val="24"/>
          <w:szCs w:val="24"/>
        </w:rPr>
        <w:t>MqttConnectOptions</w:t>
      </w:r>
      <w:proofErr w:type="spellEnd"/>
      <w:r>
        <w:rPr>
          <w:rStyle w:val="nz"/>
          <w:color w:val="292929"/>
          <w:spacing w:val="-5"/>
          <w:sz w:val="24"/>
          <w:szCs w:val="24"/>
        </w:rPr>
        <w:t xml:space="preserve"> </w:t>
      </w:r>
      <w:proofErr w:type="spellStart"/>
      <w:r>
        <w:rPr>
          <w:rStyle w:val="Strong"/>
          <w:rFonts w:eastAsiaTheme="majorEastAsia"/>
          <w:color w:val="292929"/>
          <w:spacing w:val="-5"/>
          <w:sz w:val="24"/>
          <w:szCs w:val="24"/>
        </w:rPr>
        <w:t>connectionOptions</w:t>
      </w:r>
      <w:proofErr w:type="spellEnd"/>
      <w:r>
        <w:rPr>
          <w:rStyle w:val="Strong"/>
          <w:rFonts w:eastAsiaTheme="majorEastAsia"/>
          <w:color w:val="292929"/>
          <w:spacing w:val="-5"/>
          <w:sz w:val="24"/>
          <w:szCs w:val="24"/>
        </w:rPr>
        <w:t xml:space="preserve"> </w:t>
      </w:r>
      <w:r>
        <w:rPr>
          <w:rStyle w:val="nz"/>
          <w:color w:val="292929"/>
          <w:spacing w:val="-5"/>
          <w:sz w:val="24"/>
          <w:szCs w:val="24"/>
        </w:rPr>
        <w:t xml:space="preserve">= </w:t>
      </w:r>
      <w:r>
        <w:rPr>
          <w:rStyle w:val="Strong"/>
          <w:rFonts w:eastAsiaTheme="majorEastAsia"/>
          <w:color w:val="292929"/>
          <w:spacing w:val="-5"/>
          <w:sz w:val="24"/>
          <w:szCs w:val="24"/>
        </w:rPr>
        <w:t>null</w:t>
      </w:r>
      <w:r>
        <w:rPr>
          <w:rStyle w:val="nz"/>
          <w:color w:val="292929"/>
          <w:spacing w:val="-5"/>
          <w:sz w:val="24"/>
          <w:szCs w:val="24"/>
        </w:rPr>
        <w:t>;</w:t>
      </w:r>
      <w:r>
        <w:rPr>
          <w:color w:val="292929"/>
          <w:spacing w:val="-5"/>
          <w:sz w:val="24"/>
          <w:szCs w:val="24"/>
        </w:rPr>
        <w:br/>
      </w:r>
      <w:r>
        <w:rPr>
          <w:rStyle w:val="nz"/>
          <w:color w:val="292929"/>
          <w:spacing w:val="-5"/>
          <w:sz w:val="24"/>
          <w:szCs w:val="24"/>
        </w:rPr>
        <w:lastRenderedPageBreak/>
        <w:t xml:space="preserve">    </w:t>
      </w:r>
      <w:r>
        <w:rPr>
          <w:rStyle w:val="Strong"/>
          <w:rFonts w:eastAsiaTheme="majorEastAsia"/>
          <w:color w:val="292929"/>
          <w:spacing w:val="-5"/>
          <w:sz w:val="24"/>
          <w:szCs w:val="24"/>
        </w:rPr>
        <w:t xml:space="preserve">private </w:t>
      </w:r>
      <w:proofErr w:type="spellStart"/>
      <w:r>
        <w:rPr>
          <w:rStyle w:val="nz"/>
          <w:color w:val="292929"/>
          <w:spacing w:val="-5"/>
          <w:sz w:val="24"/>
          <w:szCs w:val="24"/>
        </w:rPr>
        <w:t>MemoryPersistence</w:t>
      </w:r>
      <w:proofErr w:type="spellEnd"/>
      <w:r>
        <w:rPr>
          <w:rStyle w:val="nz"/>
          <w:color w:val="292929"/>
          <w:spacing w:val="-5"/>
          <w:sz w:val="24"/>
          <w:szCs w:val="24"/>
        </w:rPr>
        <w:t xml:space="preserve"> </w:t>
      </w:r>
      <w:r>
        <w:rPr>
          <w:rStyle w:val="Strong"/>
          <w:rFonts w:eastAsiaTheme="majorEastAsia"/>
          <w:color w:val="292929"/>
          <w:spacing w:val="-5"/>
          <w:sz w:val="24"/>
          <w:szCs w:val="24"/>
        </w:rPr>
        <w:t xml:space="preserve">persistence </w:t>
      </w:r>
      <w:r>
        <w:rPr>
          <w:rStyle w:val="nz"/>
          <w:color w:val="292929"/>
          <w:spacing w:val="-5"/>
          <w:sz w:val="24"/>
          <w:szCs w:val="24"/>
        </w:rPr>
        <w:t xml:space="preserve">= </w:t>
      </w:r>
      <w:r>
        <w:rPr>
          <w:rStyle w:val="Strong"/>
          <w:rFonts w:eastAsiaTheme="majorEastAsia"/>
          <w:color w:val="292929"/>
          <w:spacing w:val="-5"/>
          <w:sz w:val="24"/>
          <w:szCs w:val="24"/>
        </w:rPr>
        <w:t>null</w:t>
      </w:r>
      <w:r>
        <w:rPr>
          <w:rStyle w:val="nz"/>
          <w:color w:val="292929"/>
          <w:spacing w:val="-5"/>
          <w:sz w:val="24"/>
          <w:szCs w:val="24"/>
        </w:rPr>
        <w:t>;</w:t>
      </w:r>
      <w:r>
        <w:rPr>
          <w:color w:val="292929"/>
          <w:spacing w:val="-5"/>
          <w:sz w:val="24"/>
          <w:szCs w:val="24"/>
        </w:rPr>
        <w:br/>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private static final </w:t>
      </w:r>
      <w:r>
        <w:rPr>
          <w:rStyle w:val="nz"/>
          <w:color w:val="292929"/>
          <w:spacing w:val="-5"/>
          <w:sz w:val="24"/>
          <w:szCs w:val="24"/>
        </w:rPr>
        <w:t xml:space="preserve">Logger </w:t>
      </w:r>
      <w:proofErr w:type="spellStart"/>
      <w:r>
        <w:rPr>
          <w:rStyle w:val="Emphasis"/>
          <w:b/>
          <w:bCs/>
          <w:color w:val="292929"/>
          <w:spacing w:val="-5"/>
          <w:sz w:val="24"/>
          <w:szCs w:val="24"/>
        </w:rPr>
        <w:t>logger</w:t>
      </w:r>
      <w:proofErr w:type="spellEnd"/>
      <w:r>
        <w:rPr>
          <w:rStyle w:val="Emphasis"/>
          <w:b/>
          <w:bCs/>
          <w:color w:val="292929"/>
          <w:spacing w:val="-5"/>
          <w:sz w:val="24"/>
          <w:szCs w:val="24"/>
        </w:rPr>
        <w:t xml:space="preserve"> </w:t>
      </w:r>
      <w:r>
        <w:rPr>
          <w:rStyle w:val="nz"/>
          <w:color w:val="292929"/>
          <w:spacing w:val="-5"/>
          <w:sz w:val="24"/>
          <w:szCs w:val="24"/>
        </w:rPr>
        <w:t xml:space="preserve">= </w:t>
      </w:r>
      <w:proofErr w:type="spellStart"/>
      <w:r>
        <w:rPr>
          <w:rStyle w:val="nz"/>
          <w:color w:val="292929"/>
          <w:spacing w:val="-5"/>
          <w:sz w:val="24"/>
          <w:szCs w:val="24"/>
        </w:rPr>
        <w:t>LoggerFactory.</w:t>
      </w:r>
      <w:r>
        <w:rPr>
          <w:rStyle w:val="Emphasis"/>
          <w:color w:val="292929"/>
          <w:spacing w:val="-5"/>
          <w:sz w:val="24"/>
          <w:szCs w:val="24"/>
        </w:rPr>
        <w:t>getLogger</w:t>
      </w:r>
      <w:proofErr w:type="spellEnd"/>
      <w:r>
        <w:rPr>
          <w:rStyle w:val="nz"/>
          <w:color w:val="292929"/>
          <w:spacing w:val="-5"/>
          <w:sz w:val="24"/>
          <w:szCs w:val="24"/>
        </w:rPr>
        <w:t>(</w:t>
      </w:r>
      <w:proofErr w:type="spellStart"/>
      <w:r>
        <w:rPr>
          <w:rStyle w:val="nz"/>
          <w:color w:val="292929"/>
          <w:spacing w:val="-5"/>
          <w:sz w:val="24"/>
          <w:szCs w:val="24"/>
        </w:rPr>
        <w:t>MqttSubscriberImpl.</w:t>
      </w:r>
      <w:r>
        <w:rPr>
          <w:rStyle w:val="Strong"/>
          <w:rFonts w:eastAsiaTheme="majorEastAsia"/>
          <w:color w:val="292929"/>
          <w:spacing w:val="-5"/>
          <w:sz w:val="24"/>
          <w:szCs w:val="24"/>
        </w:rPr>
        <w:t>class</w:t>
      </w:r>
      <w:proofErr w:type="spellEnd"/>
      <w:r>
        <w:rPr>
          <w:rStyle w:val="nz"/>
          <w:color w:val="292929"/>
          <w:spacing w:val="-5"/>
          <w:sz w:val="24"/>
          <w:szCs w:val="24"/>
        </w:rPr>
        <w:t>);</w:t>
      </w:r>
      <w:r>
        <w:rPr>
          <w:color w:val="292929"/>
          <w:spacing w:val="-5"/>
          <w:sz w:val="24"/>
          <w:szCs w:val="24"/>
        </w:rPr>
        <w:br/>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public </w:t>
      </w:r>
      <w:proofErr w:type="spellStart"/>
      <w:r>
        <w:rPr>
          <w:rStyle w:val="nz"/>
          <w:color w:val="292929"/>
          <w:spacing w:val="-5"/>
          <w:sz w:val="24"/>
          <w:szCs w:val="24"/>
        </w:rPr>
        <w:t>MqttSubscriberImpl</w:t>
      </w:r>
      <w:proofErr w:type="spellEnd"/>
      <w:r>
        <w:rPr>
          <w:rStyle w:val="nz"/>
          <w:color w:val="292929"/>
          <w:spacing w:val="-5"/>
          <w:sz w:val="24"/>
          <w:szCs w:val="24"/>
        </w:rPr>
        <w:t>() {</w:t>
      </w:r>
      <w:r>
        <w:rPr>
          <w:color w:val="292929"/>
          <w:spacing w:val="-5"/>
          <w:sz w:val="24"/>
          <w:szCs w:val="24"/>
        </w:rPr>
        <w:br/>
      </w:r>
      <w:r>
        <w:rPr>
          <w:rStyle w:val="nz"/>
          <w:color w:val="292929"/>
          <w:spacing w:val="-5"/>
          <w:sz w:val="24"/>
          <w:szCs w:val="24"/>
        </w:rPr>
        <w:t xml:space="preserve">        </w:t>
      </w:r>
      <w:r>
        <w:rPr>
          <w:rStyle w:val="Emphasis"/>
          <w:b/>
          <w:bCs/>
          <w:color w:val="292929"/>
          <w:spacing w:val="-5"/>
          <w:sz w:val="24"/>
          <w:szCs w:val="24"/>
        </w:rPr>
        <w:t>logger</w:t>
      </w:r>
      <w:r>
        <w:rPr>
          <w:rStyle w:val="nz"/>
          <w:color w:val="292929"/>
          <w:spacing w:val="-5"/>
          <w:sz w:val="24"/>
          <w:szCs w:val="24"/>
        </w:rPr>
        <w:t>.info(</w:t>
      </w:r>
      <w:r>
        <w:rPr>
          <w:rStyle w:val="Strong"/>
          <w:rFonts w:eastAsiaTheme="majorEastAsia"/>
          <w:color w:val="292929"/>
          <w:spacing w:val="-5"/>
          <w:sz w:val="24"/>
          <w:szCs w:val="24"/>
        </w:rPr>
        <w:t xml:space="preserve">"I am </w:t>
      </w:r>
      <w:proofErr w:type="spellStart"/>
      <w:r>
        <w:rPr>
          <w:rStyle w:val="Strong"/>
          <w:rFonts w:eastAsiaTheme="majorEastAsia"/>
          <w:color w:val="292929"/>
          <w:spacing w:val="-5"/>
          <w:sz w:val="24"/>
          <w:szCs w:val="24"/>
        </w:rPr>
        <w:t>MqttSub</w:t>
      </w:r>
      <w:proofErr w:type="spellEnd"/>
      <w:r>
        <w:rPr>
          <w:rStyle w:val="Strong"/>
          <w:rFonts w:eastAsiaTheme="majorEastAsia"/>
          <w:color w:val="292929"/>
          <w:spacing w:val="-5"/>
          <w:sz w:val="24"/>
          <w:szCs w:val="24"/>
        </w:rPr>
        <w:t xml:space="preserve"> </w:t>
      </w:r>
      <w:proofErr w:type="spellStart"/>
      <w:r>
        <w:rPr>
          <w:rStyle w:val="Strong"/>
          <w:rFonts w:eastAsiaTheme="majorEastAsia"/>
          <w:color w:val="292929"/>
          <w:spacing w:val="-5"/>
          <w:sz w:val="24"/>
          <w:szCs w:val="24"/>
        </w:rPr>
        <w:t>impl</w:t>
      </w:r>
      <w:proofErr w:type="spellEnd"/>
      <w:r>
        <w:rPr>
          <w:rStyle w:val="Strong"/>
          <w:rFonts w:eastAsiaTheme="majorEastAsia"/>
          <w:color w:val="292929"/>
          <w:spacing w:val="-5"/>
          <w:sz w:val="24"/>
          <w:szCs w:val="24"/>
        </w:rPr>
        <w:t>"</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.config</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color w:val="292929"/>
          <w:spacing w:val="-5"/>
          <w:sz w:val="24"/>
          <w:szCs w:val="24"/>
        </w:rPr>
        <w:br/>
      </w:r>
      <w:r>
        <w:rPr>
          <w:rStyle w:val="nz"/>
          <w:color w:val="292929"/>
          <w:spacing w:val="-5"/>
          <w:sz w:val="24"/>
          <w:szCs w:val="24"/>
        </w:rPr>
        <w:t xml:space="preserve">    @Override</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public void </w:t>
      </w:r>
      <w:proofErr w:type="spellStart"/>
      <w:r>
        <w:rPr>
          <w:rStyle w:val="nz"/>
          <w:color w:val="292929"/>
          <w:spacing w:val="-5"/>
          <w:sz w:val="24"/>
          <w:szCs w:val="24"/>
        </w:rPr>
        <w:t>connectionLost</w:t>
      </w:r>
      <w:proofErr w:type="spellEnd"/>
      <w:r>
        <w:rPr>
          <w:rStyle w:val="nz"/>
          <w:color w:val="292929"/>
          <w:spacing w:val="-5"/>
          <w:sz w:val="24"/>
          <w:szCs w:val="24"/>
        </w:rPr>
        <w:t>(Throwable cause) {</w:t>
      </w:r>
      <w:r>
        <w:rPr>
          <w:color w:val="292929"/>
          <w:spacing w:val="-5"/>
          <w:sz w:val="24"/>
          <w:szCs w:val="24"/>
        </w:rPr>
        <w:br/>
      </w:r>
      <w:r>
        <w:rPr>
          <w:rStyle w:val="nz"/>
          <w:color w:val="292929"/>
          <w:spacing w:val="-5"/>
          <w:sz w:val="24"/>
          <w:szCs w:val="24"/>
        </w:rPr>
        <w:t xml:space="preserve">        </w:t>
      </w:r>
      <w:r>
        <w:rPr>
          <w:rStyle w:val="Emphasis"/>
          <w:b/>
          <w:bCs/>
          <w:color w:val="292929"/>
          <w:spacing w:val="-5"/>
          <w:sz w:val="24"/>
          <w:szCs w:val="24"/>
        </w:rPr>
        <w:t>logger</w:t>
      </w:r>
      <w:r>
        <w:rPr>
          <w:rStyle w:val="nz"/>
          <w:color w:val="292929"/>
          <w:spacing w:val="-5"/>
          <w:sz w:val="24"/>
          <w:szCs w:val="24"/>
        </w:rPr>
        <w:t>.info(</w:t>
      </w:r>
      <w:r>
        <w:rPr>
          <w:rStyle w:val="Strong"/>
          <w:rFonts w:eastAsiaTheme="majorEastAsia"/>
          <w:color w:val="292929"/>
          <w:spacing w:val="-5"/>
          <w:sz w:val="24"/>
          <w:szCs w:val="24"/>
        </w:rPr>
        <w:t xml:space="preserve">"Connection Lost" </w:t>
      </w:r>
      <w:r>
        <w:rPr>
          <w:rStyle w:val="nz"/>
          <w:color w:val="292929"/>
          <w:spacing w:val="-5"/>
          <w:sz w:val="24"/>
          <w:szCs w:val="24"/>
        </w:rPr>
        <w:t>+ cause);</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.config</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color w:val="292929"/>
          <w:spacing w:val="-5"/>
          <w:sz w:val="24"/>
          <w:szCs w:val="24"/>
        </w:rPr>
        <w:br/>
      </w:r>
      <w:r>
        <w:rPr>
          <w:rStyle w:val="nz"/>
          <w:color w:val="292929"/>
          <w:spacing w:val="-5"/>
          <w:sz w:val="24"/>
          <w:szCs w:val="24"/>
        </w:rPr>
        <w:t xml:space="preserve">    @Override</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protected void </w:t>
      </w:r>
      <w:r>
        <w:rPr>
          <w:rStyle w:val="nz"/>
          <w:color w:val="292929"/>
          <w:spacing w:val="-5"/>
          <w:sz w:val="24"/>
          <w:szCs w:val="24"/>
        </w:rPr>
        <w:t xml:space="preserve">config(String broker, Integer port, Boolean </w:t>
      </w:r>
      <w:proofErr w:type="spellStart"/>
      <w:r>
        <w:rPr>
          <w:rStyle w:val="nz"/>
          <w:color w:val="292929"/>
          <w:spacing w:val="-5"/>
          <w:sz w:val="24"/>
          <w:szCs w:val="24"/>
        </w:rPr>
        <w:t>ssl</w:t>
      </w:r>
      <w:proofErr w:type="spellEnd"/>
      <w:r>
        <w:rPr>
          <w:rStyle w:val="nz"/>
          <w:color w:val="292929"/>
          <w:spacing w:val="-5"/>
          <w:sz w:val="24"/>
          <w:szCs w:val="24"/>
        </w:rPr>
        <w:t xml:space="preserve">, Boolean </w:t>
      </w:r>
      <w:proofErr w:type="spellStart"/>
      <w:r>
        <w:rPr>
          <w:rStyle w:val="nz"/>
          <w:color w:val="292929"/>
          <w:spacing w:val="-5"/>
          <w:sz w:val="24"/>
          <w:szCs w:val="24"/>
        </w:rPr>
        <w:t>withUserNamePass</w:t>
      </w:r>
      <w:proofErr w:type="spellEnd"/>
      <w:r>
        <w:rPr>
          <w:rStyle w:val="nz"/>
          <w:color w:val="292929"/>
          <w:spacing w:val="-5"/>
          <w:sz w:val="24"/>
          <w:szCs w:val="24"/>
        </w:rPr>
        <w:t>) {</w:t>
      </w:r>
      <w:r>
        <w:rPr>
          <w:color w:val="292929"/>
          <w:spacing w:val="-5"/>
          <w:sz w:val="24"/>
          <w:szCs w:val="24"/>
        </w:rPr>
        <w:br/>
      </w:r>
      <w:r>
        <w:rPr>
          <w:rStyle w:val="nz"/>
          <w:color w:val="292929"/>
          <w:spacing w:val="-5"/>
          <w:sz w:val="24"/>
          <w:szCs w:val="24"/>
        </w:rPr>
        <w:t xml:space="preserve">        </w:t>
      </w:r>
      <w:r>
        <w:rPr>
          <w:rStyle w:val="Emphasis"/>
          <w:b/>
          <w:bCs/>
          <w:color w:val="292929"/>
          <w:spacing w:val="-5"/>
          <w:sz w:val="24"/>
          <w:szCs w:val="24"/>
        </w:rPr>
        <w:t>logger</w:t>
      </w:r>
      <w:r>
        <w:rPr>
          <w:rStyle w:val="nz"/>
          <w:color w:val="292929"/>
          <w:spacing w:val="-5"/>
          <w:sz w:val="24"/>
          <w:szCs w:val="24"/>
        </w:rPr>
        <w:t>.info(</w:t>
      </w:r>
      <w:r>
        <w:rPr>
          <w:rStyle w:val="Strong"/>
          <w:rFonts w:eastAsiaTheme="majorEastAsia"/>
          <w:color w:val="292929"/>
          <w:spacing w:val="-5"/>
          <w:sz w:val="24"/>
          <w:szCs w:val="24"/>
        </w:rPr>
        <w:t>"Inside Parameter Config"</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String </w:t>
      </w:r>
      <w:proofErr w:type="spellStart"/>
      <w:r>
        <w:rPr>
          <w:rStyle w:val="nz"/>
          <w:color w:val="292929"/>
          <w:spacing w:val="-5"/>
          <w:sz w:val="24"/>
          <w:szCs w:val="24"/>
        </w:rPr>
        <w:t>protocal</w:t>
      </w:r>
      <w:proofErr w:type="spellEnd"/>
      <w:r>
        <w:rPr>
          <w:rStyle w:val="nz"/>
          <w:color w:val="292929"/>
          <w:spacing w:val="-5"/>
          <w:sz w:val="24"/>
          <w:szCs w:val="24"/>
        </w:rPr>
        <w:t xml:space="preserve"> =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TCP</w:t>
      </w:r>
      <w:proofErr w:type="spellEnd"/>
      <w:r>
        <w:rPr>
          <w:rStyle w:val="nz"/>
          <w:color w:val="292929"/>
          <w:spacing w:val="-5"/>
          <w:sz w:val="24"/>
          <w:szCs w:val="24"/>
        </w:rPr>
        <w:t>;</w:t>
      </w:r>
      <w:r>
        <w:rPr>
          <w:color w:val="292929"/>
          <w:spacing w:val="-5"/>
          <w:sz w:val="24"/>
          <w:szCs w:val="24"/>
        </w:rPr>
        <w:br/>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brokerUrl</w:t>
      </w:r>
      <w:proofErr w:type="spellEnd"/>
      <w:r>
        <w:rPr>
          <w:rStyle w:val="Strong"/>
          <w:rFonts w:eastAsiaTheme="majorEastAsia"/>
          <w:color w:val="292929"/>
          <w:spacing w:val="-5"/>
          <w:sz w:val="24"/>
          <w:szCs w:val="24"/>
        </w:rPr>
        <w:t xml:space="preserve"> </w:t>
      </w:r>
      <w:r>
        <w:rPr>
          <w:rStyle w:val="nz"/>
          <w:color w:val="292929"/>
          <w:spacing w:val="-5"/>
          <w:sz w:val="24"/>
          <w:szCs w:val="24"/>
        </w:rPr>
        <w:t xml:space="preserve">= </w:t>
      </w:r>
      <w:proofErr w:type="spellStart"/>
      <w:r>
        <w:rPr>
          <w:rStyle w:val="nz"/>
          <w:color w:val="292929"/>
          <w:spacing w:val="-5"/>
          <w:sz w:val="24"/>
          <w:szCs w:val="24"/>
        </w:rPr>
        <w:t>protocal</w:t>
      </w:r>
      <w:proofErr w:type="spellEnd"/>
      <w:r>
        <w:rPr>
          <w:rStyle w:val="nz"/>
          <w:color w:val="292929"/>
          <w:spacing w:val="-5"/>
          <w:sz w:val="24"/>
          <w:szCs w:val="24"/>
        </w:rPr>
        <w:t xml:space="preserve"> +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broker</w:t>
      </w:r>
      <w:proofErr w:type="spellEnd"/>
      <w:r>
        <w:rPr>
          <w:rStyle w:val="Strong"/>
          <w:rFonts w:eastAsiaTheme="majorEastAsia"/>
          <w:color w:val="292929"/>
          <w:spacing w:val="-5"/>
          <w:sz w:val="24"/>
          <w:szCs w:val="24"/>
        </w:rPr>
        <w:t xml:space="preserve"> </w:t>
      </w:r>
      <w:r>
        <w:rPr>
          <w:rStyle w:val="nz"/>
          <w:color w:val="292929"/>
          <w:spacing w:val="-5"/>
          <w:sz w:val="24"/>
          <w:szCs w:val="24"/>
        </w:rPr>
        <w:t xml:space="preserve">+ </w:t>
      </w:r>
      <w:r>
        <w:rPr>
          <w:rStyle w:val="Strong"/>
          <w:rFonts w:eastAsiaTheme="majorEastAsia"/>
          <w:color w:val="292929"/>
          <w:spacing w:val="-5"/>
          <w:sz w:val="24"/>
          <w:szCs w:val="24"/>
        </w:rPr>
        <w:t xml:space="preserve">colon </w:t>
      </w:r>
      <w:r>
        <w:rPr>
          <w:rStyle w:val="nz"/>
          <w:color w:val="292929"/>
          <w:spacing w:val="-5"/>
          <w:sz w:val="24"/>
          <w:szCs w:val="24"/>
        </w:rPr>
        <w:t>+ port;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persistence</w:t>
      </w:r>
      <w:proofErr w:type="spellEnd"/>
      <w:r>
        <w:rPr>
          <w:rStyle w:val="Strong"/>
          <w:rFonts w:eastAsiaTheme="majorEastAsia"/>
          <w:color w:val="292929"/>
          <w:spacing w:val="-5"/>
          <w:sz w:val="24"/>
          <w:szCs w:val="24"/>
        </w:rPr>
        <w:t xml:space="preserve"> </w:t>
      </w:r>
      <w:r>
        <w:rPr>
          <w:rStyle w:val="nz"/>
          <w:color w:val="292929"/>
          <w:spacing w:val="-5"/>
          <w:sz w:val="24"/>
          <w:szCs w:val="24"/>
        </w:rPr>
        <w:t xml:space="preserve">= </w:t>
      </w:r>
      <w:r>
        <w:rPr>
          <w:rStyle w:val="Strong"/>
          <w:rFonts w:eastAsiaTheme="majorEastAsia"/>
          <w:color w:val="292929"/>
          <w:spacing w:val="-5"/>
          <w:sz w:val="24"/>
          <w:szCs w:val="24"/>
        </w:rPr>
        <w:t xml:space="preserve">new </w:t>
      </w:r>
      <w:proofErr w:type="spellStart"/>
      <w:r>
        <w:rPr>
          <w:rStyle w:val="nz"/>
          <w:color w:val="292929"/>
          <w:spacing w:val="-5"/>
          <w:sz w:val="24"/>
          <w:szCs w:val="24"/>
        </w:rPr>
        <w:t>MemoryPersistence</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connectionOptions</w:t>
      </w:r>
      <w:proofErr w:type="spellEnd"/>
      <w:r>
        <w:rPr>
          <w:rStyle w:val="Strong"/>
          <w:rFonts w:eastAsiaTheme="majorEastAsia"/>
          <w:color w:val="292929"/>
          <w:spacing w:val="-5"/>
          <w:sz w:val="24"/>
          <w:szCs w:val="24"/>
        </w:rPr>
        <w:t xml:space="preserve"> </w:t>
      </w:r>
      <w:r>
        <w:rPr>
          <w:rStyle w:val="nz"/>
          <w:color w:val="292929"/>
          <w:spacing w:val="-5"/>
          <w:sz w:val="24"/>
          <w:szCs w:val="24"/>
        </w:rPr>
        <w:t xml:space="preserve">= </w:t>
      </w:r>
      <w:r>
        <w:rPr>
          <w:rStyle w:val="Strong"/>
          <w:rFonts w:eastAsiaTheme="majorEastAsia"/>
          <w:color w:val="292929"/>
          <w:spacing w:val="-5"/>
          <w:sz w:val="24"/>
          <w:szCs w:val="24"/>
        </w:rPr>
        <w:t xml:space="preserve">new </w:t>
      </w:r>
      <w:proofErr w:type="spellStart"/>
      <w:r>
        <w:rPr>
          <w:rStyle w:val="nz"/>
          <w:color w:val="292929"/>
          <w:spacing w:val="-5"/>
          <w:sz w:val="24"/>
          <w:szCs w:val="24"/>
        </w:rPr>
        <w:t>MqttConnectOptions</w:t>
      </w:r>
      <w:proofErr w:type="spellEnd"/>
      <w:r>
        <w:rPr>
          <w:rStyle w:val="nz"/>
          <w:color w:val="292929"/>
          <w:spacing w:val="-5"/>
          <w:sz w:val="24"/>
          <w:szCs w:val="24"/>
        </w:rPr>
        <w:t>();</w:t>
      </w:r>
      <w:r>
        <w:rPr>
          <w:color w:val="292929"/>
          <w:spacing w:val="-5"/>
          <w:sz w:val="24"/>
          <w:szCs w:val="24"/>
        </w:rPr>
        <w:br/>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try </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mqttClient</w:t>
      </w:r>
      <w:proofErr w:type="spellEnd"/>
      <w:r>
        <w:rPr>
          <w:rStyle w:val="Strong"/>
          <w:rFonts w:eastAsiaTheme="majorEastAsia"/>
          <w:color w:val="292929"/>
          <w:spacing w:val="-5"/>
          <w:sz w:val="24"/>
          <w:szCs w:val="24"/>
        </w:rPr>
        <w:t xml:space="preserve"> </w:t>
      </w:r>
      <w:r>
        <w:rPr>
          <w:rStyle w:val="nz"/>
          <w:color w:val="292929"/>
          <w:spacing w:val="-5"/>
          <w:sz w:val="24"/>
          <w:szCs w:val="24"/>
        </w:rPr>
        <w:t xml:space="preserve">= </w:t>
      </w:r>
      <w:r>
        <w:rPr>
          <w:rStyle w:val="Strong"/>
          <w:rFonts w:eastAsiaTheme="majorEastAsia"/>
          <w:color w:val="292929"/>
          <w:spacing w:val="-5"/>
          <w:sz w:val="24"/>
          <w:szCs w:val="24"/>
        </w:rPr>
        <w:t xml:space="preserve">new </w:t>
      </w:r>
      <w:proofErr w:type="spellStart"/>
      <w:r>
        <w:rPr>
          <w:rStyle w:val="nz"/>
          <w:color w:val="292929"/>
          <w:spacing w:val="-5"/>
          <w:sz w:val="24"/>
          <w:szCs w:val="24"/>
        </w:rPr>
        <w:t>MqttClient</w:t>
      </w:r>
      <w:proofErr w:type="spellEnd"/>
      <w:r>
        <w:rPr>
          <w:rStyle w:val="nz"/>
          <w:color w:val="292929"/>
          <w:spacing w:val="-5"/>
          <w:sz w:val="24"/>
          <w:szCs w:val="24"/>
        </w:rPr>
        <w:t>(</w:t>
      </w:r>
      <w:proofErr w:type="spellStart"/>
      <w:r>
        <w:rPr>
          <w:rStyle w:val="Strong"/>
          <w:rFonts w:eastAsiaTheme="majorEastAsia"/>
          <w:color w:val="292929"/>
          <w:spacing w:val="-5"/>
          <w:sz w:val="24"/>
          <w:szCs w:val="24"/>
        </w:rPr>
        <w:t>brokerUrl</w:t>
      </w:r>
      <w:proofErr w:type="spellEnd"/>
      <w:r>
        <w:rPr>
          <w:rStyle w:val="nz"/>
          <w:color w:val="292929"/>
          <w:spacing w:val="-5"/>
          <w:sz w:val="24"/>
          <w:szCs w:val="24"/>
        </w:rPr>
        <w:t xml:space="preserve">, </w:t>
      </w:r>
      <w:proofErr w:type="spellStart"/>
      <w:r>
        <w:rPr>
          <w:rStyle w:val="Strong"/>
          <w:rFonts w:eastAsiaTheme="majorEastAsia"/>
          <w:color w:val="292929"/>
          <w:spacing w:val="-5"/>
          <w:sz w:val="24"/>
          <w:szCs w:val="24"/>
        </w:rPr>
        <w:t>clientId</w:t>
      </w:r>
      <w:proofErr w:type="spellEnd"/>
      <w:r>
        <w:rPr>
          <w:rStyle w:val="nz"/>
          <w:color w:val="292929"/>
          <w:spacing w:val="-5"/>
          <w:sz w:val="24"/>
          <w:szCs w:val="24"/>
        </w:rPr>
        <w:t xml:space="preserve">, </w:t>
      </w:r>
      <w:r>
        <w:rPr>
          <w:rStyle w:val="Strong"/>
          <w:rFonts w:eastAsiaTheme="majorEastAsia"/>
          <w:color w:val="292929"/>
          <w:spacing w:val="-5"/>
          <w:sz w:val="24"/>
          <w:szCs w:val="24"/>
        </w:rPr>
        <w:t>persistence</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connectionOptions</w:t>
      </w:r>
      <w:r>
        <w:rPr>
          <w:rStyle w:val="nz"/>
          <w:color w:val="292929"/>
          <w:spacing w:val="-5"/>
          <w:sz w:val="24"/>
          <w:szCs w:val="24"/>
        </w:rPr>
        <w:t>.setCleanSession</w:t>
      </w:r>
      <w:proofErr w:type="spellEnd"/>
      <w:r>
        <w:rPr>
          <w:rStyle w:val="nz"/>
          <w:color w:val="292929"/>
          <w:spacing w:val="-5"/>
          <w:sz w:val="24"/>
          <w:szCs w:val="24"/>
        </w:rPr>
        <w:t>(</w:t>
      </w:r>
      <w:r>
        <w:rPr>
          <w:rStyle w:val="Strong"/>
          <w:rFonts w:eastAsiaTheme="majorEastAsia"/>
          <w:color w:val="292929"/>
          <w:spacing w:val="-5"/>
          <w:sz w:val="24"/>
          <w:szCs w:val="24"/>
        </w:rPr>
        <w:t>true</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connectionOptions</w:t>
      </w:r>
      <w:r>
        <w:rPr>
          <w:rStyle w:val="nz"/>
          <w:color w:val="292929"/>
          <w:spacing w:val="-5"/>
          <w:sz w:val="24"/>
          <w:szCs w:val="24"/>
        </w:rPr>
        <w:t>.setPassword</w:t>
      </w:r>
      <w:proofErr w:type="spellEnd"/>
      <w:r>
        <w:rPr>
          <w:rStyle w:val="nz"/>
          <w:color w:val="292929"/>
          <w:spacing w:val="-5"/>
          <w:sz w:val="24"/>
          <w:szCs w:val="24"/>
        </w:rPr>
        <w:t>(</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password</w:t>
      </w:r>
      <w:r>
        <w:rPr>
          <w:rStyle w:val="nz"/>
          <w:color w:val="292929"/>
          <w:spacing w:val="-5"/>
          <w:sz w:val="24"/>
          <w:szCs w:val="24"/>
        </w:rPr>
        <w:t>.toCharArray</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connectionOptions</w:t>
      </w:r>
      <w:r>
        <w:rPr>
          <w:rStyle w:val="nz"/>
          <w:color w:val="292929"/>
          <w:spacing w:val="-5"/>
          <w:sz w:val="24"/>
          <w:szCs w:val="24"/>
        </w:rPr>
        <w:t>.setUserName</w:t>
      </w:r>
      <w:proofErr w:type="spellEnd"/>
      <w:r>
        <w:rPr>
          <w:rStyle w:val="nz"/>
          <w:color w:val="292929"/>
          <w:spacing w:val="-5"/>
          <w:sz w:val="24"/>
          <w:szCs w:val="24"/>
        </w:rPr>
        <w:t>(</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userName</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mqttClient</w:t>
      </w:r>
      <w:r>
        <w:rPr>
          <w:rStyle w:val="nz"/>
          <w:color w:val="292929"/>
          <w:spacing w:val="-5"/>
          <w:sz w:val="24"/>
          <w:szCs w:val="24"/>
        </w:rPr>
        <w:t>.connect</w:t>
      </w:r>
      <w:proofErr w:type="spellEnd"/>
      <w:r>
        <w:rPr>
          <w:rStyle w:val="nz"/>
          <w:color w:val="292929"/>
          <w:spacing w:val="-5"/>
          <w:sz w:val="24"/>
          <w:szCs w:val="24"/>
        </w:rPr>
        <w:t>(</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connectionOptions</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mqttClient</w:t>
      </w:r>
      <w:r>
        <w:rPr>
          <w:rStyle w:val="nz"/>
          <w:color w:val="292929"/>
          <w:spacing w:val="-5"/>
          <w:sz w:val="24"/>
          <w:szCs w:val="24"/>
        </w:rPr>
        <w:t>.setCallback</w:t>
      </w:r>
      <w:proofErr w:type="spellEnd"/>
      <w:r>
        <w:rPr>
          <w:rStyle w:val="nz"/>
          <w:color w:val="292929"/>
          <w:spacing w:val="-5"/>
          <w:sz w:val="24"/>
          <w:szCs w:val="24"/>
        </w:rPr>
        <w:t>(</w:t>
      </w:r>
      <w:r>
        <w:rPr>
          <w:rStyle w:val="Strong"/>
          <w:rFonts w:eastAsiaTheme="majorEastAsia"/>
          <w:color w:val="292929"/>
          <w:spacing w:val="-5"/>
          <w:sz w:val="24"/>
          <w:szCs w:val="24"/>
        </w:rPr>
        <w:t>this</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 </w:t>
      </w:r>
      <w:r>
        <w:rPr>
          <w:rStyle w:val="Strong"/>
          <w:rFonts w:eastAsiaTheme="majorEastAsia"/>
          <w:color w:val="292929"/>
          <w:spacing w:val="-5"/>
          <w:sz w:val="24"/>
          <w:szCs w:val="24"/>
        </w:rPr>
        <w:t xml:space="preserve">catch </w:t>
      </w:r>
      <w:r>
        <w:rPr>
          <w:rStyle w:val="nz"/>
          <w:color w:val="292929"/>
          <w:spacing w:val="-5"/>
          <w:sz w:val="24"/>
          <w:szCs w:val="24"/>
        </w:rPr>
        <w:t>(</w:t>
      </w:r>
      <w:proofErr w:type="spellStart"/>
      <w:r>
        <w:rPr>
          <w:rStyle w:val="nz"/>
          <w:color w:val="292929"/>
          <w:spacing w:val="-5"/>
          <w:sz w:val="24"/>
          <w:szCs w:val="24"/>
        </w:rPr>
        <w:t>MqttException</w:t>
      </w:r>
      <w:proofErr w:type="spellEnd"/>
      <w:r>
        <w:rPr>
          <w:rStyle w:val="nz"/>
          <w:color w:val="292929"/>
          <w:spacing w:val="-5"/>
          <w:sz w:val="24"/>
          <w:szCs w:val="24"/>
        </w:rPr>
        <w:t xml:space="preserve"> me) {</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throw new </w:t>
      </w:r>
      <w:proofErr w:type="spellStart"/>
      <w:r>
        <w:rPr>
          <w:rStyle w:val="nz"/>
          <w:color w:val="292929"/>
          <w:spacing w:val="-5"/>
          <w:sz w:val="24"/>
          <w:szCs w:val="24"/>
        </w:rPr>
        <w:t>com.bms.exceptions.MqttException</w:t>
      </w:r>
      <w:proofErr w:type="spellEnd"/>
      <w:r>
        <w:rPr>
          <w:rStyle w:val="nz"/>
          <w:color w:val="292929"/>
          <w:spacing w:val="-5"/>
          <w:sz w:val="24"/>
          <w:szCs w:val="24"/>
        </w:rPr>
        <w:t>(</w:t>
      </w:r>
      <w:r>
        <w:rPr>
          <w:rStyle w:val="Strong"/>
          <w:rFonts w:eastAsiaTheme="majorEastAsia"/>
          <w:color w:val="292929"/>
          <w:spacing w:val="-5"/>
          <w:sz w:val="24"/>
          <w:szCs w:val="24"/>
        </w:rPr>
        <w:t>"Not Connected"</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color w:val="292929"/>
          <w:spacing w:val="-5"/>
          <w:sz w:val="24"/>
          <w:szCs w:val="24"/>
        </w:rPr>
        <w:br/>
      </w:r>
      <w:r>
        <w:rPr>
          <w:rStyle w:val="nz"/>
          <w:color w:val="292929"/>
          <w:spacing w:val="-5"/>
          <w:sz w:val="24"/>
          <w:szCs w:val="24"/>
        </w:rPr>
        <w:t xml:space="preserve">    @Override</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protected void </w:t>
      </w:r>
      <w:r>
        <w:rPr>
          <w:rStyle w:val="nz"/>
          <w:color w:val="292929"/>
          <w:spacing w:val="-5"/>
          <w:sz w:val="24"/>
          <w:szCs w:val="24"/>
        </w:rPr>
        <w:t>config() {</w:t>
      </w:r>
      <w:r>
        <w:rPr>
          <w:color w:val="292929"/>
          <w:spacing w:val="-5"/>
          <w:sz w:val="24"/>
          <w:szCs w:val="24"/>
        </w:rPr>
        <w:br/>
      </w:r>
      <w:r>
        <w:rPr>
          <w:rStyle w:val="nz"/>
          <w:color w:val="292929"/>
          <w:spacing w:val="-5"/>
          <w:sz w:val="24"/>
          <w:szCs w:val="24"/>
        </w:rPr>
        <w:t xml:space="preserve">        </w:t>
      </w:r>
      <w:r>
        <w:rPr>
          <w:rStyle w:val="Emphasis"/>
          <w:b/>
          <w:bCs/>
          <w:color w:val="292929"/>
          <w:spacing w:val="-5"/>
          <w:sz w:val="24"/>
          <w:szCs w:val="24"/>
        </w:rPr>
        <w:t>logger</w:t>
      </w:r>
      <w:r>
        <w:rPr>
          <w:rStyle w:val="nz"/>
          <w:color w:val="292929"/>
          <w:spacing w:val="-5"/>
          <w:sz w:val="24"/>
          <w:szCs w:val="24"/>
        </w:rPr>
        <w:t>.info(</w:t>
      </w:r>
      <w:r>
        <w:rPr>
          <w:rStyle w:val="Strong"/>
          <w:rFonts w:eastAsiaTheme="majorEastAsia"/>
          <w:color w:val="292929"/>
          <w:spacing w:val="-5"/>
          <w:sz w:val="24"/>
          <w:szCs w:val="24"/>
        </w:rPr>
        <w:t>"Inside Config with parameter"</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brokerUrl</w:t>
      </w:r>
      <w:proofErr w:type="spellEnd"/>
      <w:r>
        <w:rPr>
          <w:rStyle w:val="Strong"/>
          <w:rFonts w:eastAsiaTheme="majorEastAsia"/>
          <w:color w:val="292929"/>
          <w:spacing w:val="-5"/>
          <w:sz w:val="24"/>
          <w:szCs w:val="24"/>
        </w:rPr>
        <w:t xml:space="preserve"> </w:t>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TCP</w:t>
      </w:r>
      <w:proofErr w:type="spellEnd"/>
      <w:r>
        <w:rPr>
          <w:rStyle w:val="Strong"/>
          <w:rFonts w:eastAsiaTheme="majorEastAsia"/>
          <w:color w:val="292929"/>
          <w:spacing w:val="-5"/>
          <w:sz w:val="24"/>
          <w:szCs w:val="24"/>
        </w:rPr>
        <w:t xml:space="preserve"> </w:t>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broker</w:t>
      </w:r>
      <w:proofErr w:type="spellEnd"/>
      <w:r>
        <w:rPr>
          <w:rStyle w:val="Strong"/>
          <w:rFonts w:eastAsiaTheme="majorEastAsia"/>
          <w:color w:val="292929"/>
          <w:spacing w:val="-5"/>
          <w:sz w:val="24"/>
          <w:szCs w:val="24"/>
        </w:rPr>
        <w:t xml:space="preserve"> </w:t>
      </w:r>
      <w:r>
        <w:rPr>
          <w:rStyle w:val="nz"/>
          <w:color w:val="292929"/>
          <w:spacing w:val="-5"/>
          <w:sz w:val="24"/>
          <w:szCs w:val="24"/>
        </w:rPr>
        <w:t xml:space="preserve">+ </w:t>
      </w:r>
      <w:r>
        <w:rPr>
          <w:rStyle w:val="Strong"/>
          <w:rFonts w:eastAsiaTheme="majorEastAsia"/>
          <w:color w:val="292929"/>
          <w:spacing w:val="-5"/>
          <w:sz w:val="24"/>
          <w:szCs w:val="24"/>
        </w:rPr>
        <w:t xml:space="preserve">colon </w:t>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port</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persistence</w:t>
      </w:r>
      <w:proofErr w:type="spellEnd"/>
      <w:r>
        <w:rPr>
          <w:rStyle w:val="Strong"/>
          <w:rFonts w:eastAsiaTheme="majorEastAsia"/>
          <w:color w:val="292929"/>
          <w:spacing w:val="-5"/>
          <w:sz w:val="24"/>
          <w:szCs w:val="24"/>
        </w:rPr>
        <w:t xml:space="preserve"> </w:t>
      </w:r>
      <w:r>
        <w:rPr>
          <w:rStyle w:val="nz"/>
          <w:color w:val="292929"/>
          <w:spacing w:val="-5"/>
          <w:sz w:val="24"/>
          <w:szCs w:val="24"/>
        </w:rPr>
        <w:t xml:space="preserve">= </w:t>
      </w:r>
      <w:r>
        <w:rPr>
          <w:rStyle w:val="Strong"/>
          <w:rFonts w:eastAsiaTheme="majorEastAsia"/>
          <w:color w:val="292929"/>
          <w:spacing w:val="-5"/>
          <w:sz w:val="24"/>
          <w:szCs w:val="24"/>
        </w:rPr>
        <w:t xml:space="preserve">new </w:t>
      </w:r>
      <w:proofErr w:type="spellStart"/>
      <w:r>
        <w:rPr>
          <w:rStyle w:val="nz"/>
          <w:color w:val="292929"/>
          <w:spacing w:val="-5"/>
          <w:sz w:val="24"/>
          <w:szCs w:val="24"/>
        </w:rPr>
        <w:t>MemoryPersistence</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connectionOptions</w:t>
      </w:r>
      <w:proofErr w:type="spellEnd"/>
      <w:r>
        <w:rPr>
          <w:rStyle w:val="Strong"/>
          <w:rFonts w:eastAsiaTheme="majorEastAsia"/>
          <w:color w:val="292929"/>
          <w:spacing w:val="-5"/>
          <w:sz w:val="24"/>
          <w:szCs w:val="24"/>
        </w:rPr>
        <w:t xml:space="preserve"> </w:t>
      </w:r>
      <w:r>
        <w:rPr>
          <w:rStyle w:val="nz"/>
          <w:color w:val="292929"/>
          <w:spacing w:val="-5"/>
          <w:sz w:val="24"/>
          <w:szCs w:val="24"/>
        </w:rPr>
        <w:t xml:space="preserve">= </w:t>
      </w:r>
      <w:r>
        <w:rPr>
          <w:rStyle w:val="Strong"/>
          <w:rFonts w:eastAsiaTheme="majorEastAsia"/>
          <w:color w:val="292929"/>
          <w:spacing w:val="-5"/>
          <w:sz w:val="24"/>
          <w:szCs w:val="24"/>
        </w:rPr>
        <w:t xml:space="preserve">new </w:t>
      </w:r>
      <w:proofErr w:type="spellStart"/>
      <w:r>
        <w:rPr>
          <w:rStyle w:val="nz"/>
          <w:color w:val="292929"/>
          <w:spacing w:val="-5"/>
          <w:sz w:val="24"/>
          <w:szCs w:val="24"/>
        </w:rPr>
        <w:t>MqttConnectOptions</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try </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mqttClient</w:t>
      </w:r>
      <w:proofErr w:type="spellEnd"/>
      <w:r>
        <w:rPr>
          <w:rStyle w:val="Strong"/>
          <w:rFonts w:eastAsiaTheme="majorEastAsia"/>
          <w:color w:val="292929"/>
          <w:spacing w:val="-5"/>
          <w:sz w:val="24"/>
          <w:szCs w:val="24"/>
        </w:rPr>
        <w:t xml:space="preserve"> </w:t>
      </w:r>
      <w:r>
        <w:rPr>
          <w:rStyle w:val="nz"/>
          <w:color w:val="292929"/>
          <w:spacing w:val="-5"/>
          <w:sz w:val="24"/>
          <w:szCs w:val="24"/>
        </w:rPr>
        <w:t xml:space="preserve">= </w:t>
      </w:r>
      <w:r>
        <w:rPr>
          <w:rStyle w:val="Strong"/>
          <w:rFonts w:eastAsiaTheme="majorEastAsia"/>
          <w:color w:val="292929"/>
          <w:spacing w:val="-5"/>
          <w:sz w:val="24"/>
          <w:szCs w:val="24"/>
        </w:rPr>
        <w:t xml:space="preserve">new </w:t>
      </w:r>
      <w:proofErr w:type="spellStart"/>
      <w:r>
        <w:rPr>
          <w:rStyle w:val="nz"/>
          <w:color w:val="292929"/>
          <w:spacing w:val="-5"/>
          <w:sz w:val="24"/>
          <w:szCs w:val="24"/>
        </w:rPr>
        <w:t>MqttClient</w:t>
      </w:r>
      <w:proofErr w:type="spellEnd"/>
      <w:r>
        <w:rPr>
          <w:rStyle w:val="nz"/>
          <w:color w:val="292929"/>
          <w:spacing w:val="-5"/>
          <w:sz w:val="24"/>
          <w:szCs w:val="24"/>
        </w:rPr>
        <w:t>(</w:t>
      </w:r>
      <w:proofErr w:type="spellStart"/>
      <w:r>
        <w:rPr>
          <w:rStyle w:val="Strong"/>
          <w:rFonts w:eastAsiaTheme="majorEastAsia"/>
          <w:color w:val="292929"/>
          <w:spacing w:val="-5"/>
          <w:sz w:val="24"/>
          <w:szCs w:val="24"/>
        </w:rPr>
        <w:t>brokerUrl</w:t>
      </w:r>
      <w:proofErr w:type="spellEnd"/>
      <w:r>
        <w:rPr>
          <w:rStyle w:val="nz"/>
          <w:color w:val="292929"/>
          <w:spacing w:val="-5"/>
          <w:sz w:val="24"/>
          <w:szCs w:val="24"/>
        </w:rPr>
        <w:t xml:space="preserve">, </w:t>
      </w:r>
      <w:proofErr w:type="spellStart"/>
      <w:r>
        <w:rPr>
          <w:rStyle w:val="Strong"/>
          <w:rFonts w:eastAsiaTheme="majorEastAsia"/>
          <w:color w:val="292929"/>
          <w:spacing w:val="-5"/>
          <w:sz w:val="24"/>
          <w:szCs w:val="24"/>
        </w:rPr>
        <w:t>clientId</w:t>
      </w:r>
      <w:proofErr w:type="spellEnd"/>
      <w:r>
        <w:rPr>
          <w:rStyle w:val="nz"/>
          <w:color w:val="292929"/>
          <w:spacing w:val="-5"/>
          <w:sz w:val="24"/>
          <w:szCs w:val="24"/>
        </w:rPr>
        <w:t xml:space="preserve">, </w:t>
      </w:r>
      <w:r>
        <w:rPr>
          <w:rStyle w:val="Strong"/>
          <w:rFonts w:eastAsiaTheme="majorEastAsia"/>
          <w:color w:val="292929"/>
          <w:spacing w:val="-5"/>
          <w:sz w:val="24"/>
          <w:szCs w:val="24"/>
        </w:rPr>
        <w:t>persistence</w:t>
      </w:r>
      <w:r>
        <w:rPr>
          <w:rStyle w:val="nz"/>
          <w:color w:val="292929"/>
          <w:spacing w:val="-5"/>
          <w:sz w:val="24"/>
          <w:szCs w:val="24"/>
        </w:rPr>
        <w:t>);</w:t>
      </w:r>
      <w:r>
        <w:rPr>
          <w:color w:val="292929"/>
          <w:spacing w:val="-5"/>
          <w:sz w:val="24"/>
          <w:szCs w:val="24"/>
        </w:rPr>
        <w:br/>
      </w:r>
      <w:r>
        <w:rPr>
          <w:rStyle w:val="nz"/>
          <w:color w:val="292929"/>
          <w:spacing w:val="-5"/>
          <w:sz w:val="24"/>
          <w:szCs w:val="24"/>
        </w:rPr>
        <w:lastRenderedPageBreak/>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connectionOptions</w:t>
      </w:r>
      <w:r>
        <w:rPr>
          <w:rStyle w:val="nz"/>
          <w:color w:val="292929"/>
          <w:spacing w:val="-5"/>
          <w:sz w:val="24"/>
          <w:szCs w:val="24"/>
        </w:rPr>
        <w:t>.setCleanSession</w:t>
      </w:r>
      <w:proofErr w:type="spellEnd"/>
      <w:r>
        <w:rPr>
          <w:rStyle w:val="nz"/>
          <w:color w:val="292929"/>
          <w:spacing w:val="-5"/>
          <w:sz w:val="24"/>
          <w:szCs w:val="24"/>
        </w:rPr>
        <w:t>(</w:t>
      </w:r>
      <w:r>
        <w:rPr>
          <w:rStyle w:val="Strong"/>
          <w:rFonts w:eastAsiaTheme="majorEastAsia"/>
          <w:color w:val="292929"/>
          <w:spacing w:val="-5"/>
          <w:sz w:val="24"/>
          <w:szCs w:val="24"/>
        </w:rPr>
        <w:t>true</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connectionOptions</w:t>
      </w:r>
      <w:r>
        <w:rPr>
          <w:rStyle w:val="nz"/>
          <w:color w:val="292929"/>
          <w:spacing w:val="-5"/>
          <w:sz w:val="24"/>
          <w:szCs w:val="24"/>
        </w:rPr>
        <w:t>.setPassword</w:t>
      </w:r>
      <w:proofErr w:type="spellEnd"/>
      <w:r>
        <w:rPr>
          <w:rStyle w:val="nz"/>
          <w:color w:val="292929"/>
          <w:spacing w:val="-5"/>
          <w:sz w:val="24"/>
          <w:szCs w:val="24"/>
        </w:rPr>
        <w:t>(</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password</w:t>
      </w:r>
      <w:r>
        <w:rPr>
          <w:rStyle w:val="nz"/>
          <w:color w:val="292929"/>
          <w:spacing w:val="-5"/>
          <w:sz w:val="24"/>
          <w:szCs w:val="24"/>
        </w:rPr>
        <w:t>.toCharArray</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connectionOptions</w:t>
      </w:r>
      <w:r>
        <w:rPr>
          <w:rStyle w:val="nz"/>
          <w:color w:val="292929"/>
          <w:spacing w:val="-5"/>
          <w:sz w:val="24"/>
          <w:szCs w:val="24"/>
        </w:rPr>
        <w:t>.setUserName</w:t>
      </w:r>
      <w:proofErr w:type="spellEnd"/>
      <w:r>
        <w:rPr>
          <w:rStyle w:val="nz"/>
          <w:color w:val="292929"/>
          <w:spacing w:val="-5"/>
          <w:sz w:val="24"/>
          <w:szCs w:val="24"/>
        </w:rPr>
        <w:t>(</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userName</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mqttClient</w:t>
      </w:r>
      <w:r>
        <w:rPr>
          <w:rStyle w:val="nz"/>
          <w:color w:val="292929"/>
          <w:spacing w:val="-5"/>
          <w:sz w:val="24"/>
          <w:szCs w:val="24"/>
        </w:rPr>
        <w:t>.connect</w:t>
      </w:r>
      <w:proofErr w:type="spellEnd"/>
      <w:r>
        <w:rPr>
          <w:rStyle w:val="nz"/>
          <w:color w:val="292929"/>
          <w:spacing w:val="-5"/>
          <w:sz w:val="24"/>
          <w:szCs w:val="24"/>
        </w:rPr>
        <w:t>(</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connectionOptions</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mqttClient</w:t>
      </w:r>
      <w:r>
        <w:rPr>
          <w:rStyle w:val="nz"/>
          <w:color w:val="292929"/>
          <w:spacing w:val="-5"/>
          <w:sz w:val="24"/>
          <w:szCs w:val="24"/>
        </w:rPr>
        <w:t>.setCallback</w:t>
      </w:r>
      <w:proofErr w:type="spellEnd"/>
      <w:r>
        <w:rPr>
          <w:rStyle w:val="nz"/>
          <w:color w:val="292929"/>
          <w:spacing w:val="-5"/>
          <w:sz w:val="24"/>
          <w:szCs w:val="24"/>
        </w:rPr>
        <w:t>(</w:t>
      </w:r>
      <w:r>
        <w:rPr>
          <w:rStyle w:val="Strong"/>
          <w:rFonts w:eastAsiaTheme="majorEastAsia"/>
          <w:color w:val="292929"/>
          <w:spacing w:val="-5"/>
          <w:sz w:val="24"/>
          <w:szCs w:val="24"/>
        </w:rPr>
        <w:t>this</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 </w:t>
      </w:r>
      <w:r>
        <w:rPr>
          <w:rStyle w:val="Strong"/>
          <w:rFonts w:eastAsiaTheme="majorEastAsia"/>
          <w:color w:val="292929"/>
          <w:spacing w:val="-5"/>
          <w:sz w:val="24"/>
          <w:szCs w:val="24"/>
        </w:rPr>
        <w:t xml:space="preserve">catch </w:t>
      </w:r>
      <w:r>
        <w:rPr>
          <w:rStyle w:val="nz"/>
          <w:color w:val="292929"/>
          <w:spacing w:val="-5"/>
          <w:sz w:val="24"/>
          <w:szCs w:val="24"/>
        </w:rPr>
        <w:t>(</w:t>
      </w:r>
      <w:proofErr w:type="spellStart"/>
      <w:r>
        <w:rPr>
          <w:rStyle w:val="nz"/>
          <w:color w:val="292929"/>
          <w:spacing w:val="-5"/>
          <w:sz w:val="24"/>
          <w:szCs w:val="24"/>
        </w:rPr>
        <w:t>MqttException</w:t>
      </w:r>
      <w:proofErr w:type="spellEnd"/>
      <w:r>
        <w:rPr>
          <w:rStyle w:val="nz"/>
          <w:color w:val="292929"/>
          <w:spacing w:val="-5"/>
          <w:sz w:val="24"/>
          <w:szCs w:val="24"/>
        </w:rPr>
        <w:t xml:space="preserve"> me) {</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throw new </w:t>
      </w:r>
      <w:proofErr w:type="spellStart"/>
      <w:r>
        <w:rPr>
          <w:rStyle w:val="nz"/>
          <w:color w:val="292929"/>
          <w:spacing w:val="-5"/>
          <w:sz w:val="24"/>
          <w:szCs w:val="24"/>
        </w:rPr>
        <w:t>com.bms.exceptions.MqttException</w:t>
      </w:r>
      <w:proofErr w:type="spellEnd"/>
      <w:r>
        <w:rPr>
          <w:rStyle w:val="nz"/>
          <w:color w:val="292929"/>
          <w:spacing w:val="-5"/>
          <w:sz w:val="24"/>
          <w:szCs w:val="24"/>
        </w:rPr>
        <w:t>(</w:t>
      </w:r>
      <w:r>
        <w:rPr>
          <w:rStyle w:val="Strong"/>
          <w:rFonts w:eastAsiaTheme="majorEastAsia"/>
          <w:color w:val="292929"/>
          <w:spacing w:val="-5"/>
          <w:sz w:val="24"/>
          <w:szCs w:val="24"/>
        </w:rPr>
        <w:t>"Not Connected"</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color w:val="292929"/>
          <w:spacing w:val="-5"/>
          <w:sz w:val="24"/>
          <w:szCs w:val="24"/>
        </w:rPr>
        <w:br/>
      </w:r>
      <w:r>
        <w:rPr>
          <w:rStyle w:val="nz"/>
          <w:color w:val="292929"/>
          <w:spacing w:val="-5"/>
          <w:sz w:val="24"/>
          <w:szCs w:val="24"/>
        </w:rPr>
        <w:t xml:space="preserve">    @Override</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public void </w:t>
      </w:r>
      <w:proofErr w:type="spellStart"/>
      <w:r>
        <w:rPr>
          <w:rStyle w:val="nz"/>
          <w:color w:val="292929"/>
          <w:spacing w:val="-5"/>
          <w:sz w:val="24"/>
          <w:szCs w:val="24"/>
        </w:rPr>
        <w:t>subscribeMessage</w:t>
      </w:r>
      <w:proofErr w:type="spellEnd"/>
      <w:r>
        <w:rPr>
          <w:rStyle w:val="nz"/>
          <w:color w:val="292929"/>
          <w:spacing w:val="-5"/>
          <w:sz w:val="24"/>
          <w:szCs w:val="24"/>
        </w:rPr>
        <w:t>(String topic) {</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try </w:t>
      </w:r>
      <w:r>
        <w:rPr>
          <w:rStyle w:val="nz"/>
          <w:color w:val="292929"/>
          <w:spacing w:val="-5"/>
          <w:sz w:val="24"/>
          <w:szCs w:val="24"/>
        </w:rPr>
        <w:t>{</w:t>
      </w:r>
      <w:r>
        <w:rPr>
          <w:color w:val="292929"/>
          <w:spacing w:val="-5"/>
          <w:sz w:val="24"/>
          <w:szCs w:val="24"/>
        </w:rPr>
        <w:br/>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mqttClient</w:t>
      </w:r>
      <w:r>
        <w:rPr>
          <w:rStyle w:val="nz"/>
          <w:color w:val="292929"/>
          <w:spacing w:val="-5"/>
          <w:sz w:val="24"/>
          <w:szCs w:val="24"/>
        </w:rPr>
        <w:t>.subscribe</w:t>
      </w:r>
      <w:proofErr w:type="spellEnd"/>
      <w:r>
        <w:rPr>
          <w:rStyle w:val="nz"/>
          <w:color w:val="292929"/>
          <w:spacing w:val="-5"/>
          <w:sz w:val="24"/>
          <w:szCs w:val="24"/>
        </w:rPr>
        <w:t xml:space="preserve">(topic,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qos</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 </w:t>
      </w:r>
      <w:r>
        <w:rPr>
          <w:rStyle w:val="Strong"/>
          <w:rFonts w:eastAsiaTheme="majorEastAsia"/>
          <w:color w:val="292929"/>
          <w:spacing w:val="-5"/>
          <w:sz w:val="24"/>
          <w:szCs w:val="24"/>
        </w:rPr>
        <w:t xml:space="preserve">catch </w:t>
      </w:r>
      <w:r>
        <w:rPr>
          <w:rStyle w:val="nz"/>
          <w:color w:val="292929"/>
          <w:spacing w:val="-5"/>
          <w:sz w:val="24"/>
          <w:szCs w:val="24"/>
        </w:rPr>
        <w:t>(</w:t>
      </w:r>
      <w:proofErr w:type="spellStart"/>
      <w:r>
        <w:rPr>
          <w:rStyle w:val="nz"/>
          <w:color w:val="292929"/>
          <w:spacing w:val="-5"/>
          <w:sz w:val="24"/>
          <w:szCs w:val="24"/>
        </w:rPr>
        <w:t>MqttException</w:t>
      </w:r>
      <w:proofErr w:type="spellEnd"/>
      <w:r>
        <w:rPr>
          <w:rStyle w:val="nz"/>
          <w:color w:val="292929"/>
          <w:spacing w:val="-5"/>
          <w:sz w:val="24"/>
          <w:szCs w:val="24"/>
        </w:rPr>
        <w:t xml:space="preserve"> me) {</w:t>
      </w:r>
      <w:r>
        <w:rPr>
          <w:color w:val="292929"/>
          <w:spacing w:val="-5"/>
          <w:sz w:val="24"/>
          <w:szCs w:val="24"/>
        </w:rPr>
        <w:br/>
      </w:r>
      <w:r>
        <w:rPr>
          <w:rStyle w:val="nz"/>
          <w:color w:val="292929"/>
          <w:spacing w:val="-5"/>
          <w:sz w:val="24"/>
          <w:szCs w:val="24"/>
        </w:rPr>
        <w:t xml:space="preserve">            </w:t>
      </w:r>
      <w:proofErr w:type="spellStart"/>
      <w:r>
        <w:rPr>
          <w:rStyle w:val="nz"/>
          <w:color w:val="292929"/>
          <w:spacing w:val="-5"/>
          <w:sz w:val="24"/>
          <w:szCs w:val="24"/>
        </w:rPr>
        <w:t>System.</w:t>
      </w:r>
      <w:r>
        <w:rPr>
          <w:rStyle w:val="Emphasis"/>
          <w:b/>
          <w:bCs/>
          <w:color w:val="292929"/>
          <w:spacing w:val="-5"/>
          <w:sz w:val="24"/>
          <w:szCs w:val="24"/>
        </w:rPr>
        <w:t>out</w:t>
      </w:r>
      <w:r>
        <w:rPr>
          <w:rStyle w:val="nz"/>
          <w:color w:val="292929"/>
          <w:spacing w:val="-5"/>
          <w:sz w:val="24"/>
          <w:szCs w:val="24"/>
        </w:rPr>
        <w:t>.println</w:t>
      </w:r>
      <w:proofErr w:type="spellEnd"/>
      <w:r>
        <w:rPr>
          <w:rStyle w:val="nz"/>
          <w:color w:val="292929"/>
          <w:spacing w:val="-5"/>
          <w:sz w:val="24"/>
          <w:szCs w:val="24"/>
        </w:rPr>
        <w:t>(</w:t>
      </w:r>
      <w:r>
        <w:rPr>
          <w:rStyle w:val="Strong"/>
          <w:rFonts w:eastAsiaTheme="majorEastAsia"/>
          <w:color w:val="292929"/>
          <w:spacing w:val="-5"/>
          <w:sz w:val="24"/>
          <w:szCs w:val="24"/>
        </w:rPr>
        <w:t>"Not able to Read Topic  "</w:t>
      </w:r>
      <w:r>
        <w:rPr>
          <w:rStyle w:val="nz"/>
          <w:color w:val="292929"/>
          <w:spacing w:val="-5"/>
          <w:sz w:val="24"/>
          <w:szCs w:val="24"/>
        </w:rPr>
        <w:t>+ topic);</w:t>
      </w:r>
      <w:r>
        <w:rPr>
          <w:color w:val="292929"/>
          <w:spacing w:val="-5"/>
          <w:sz w:val="24"/>
          <w:szCs w:val="24"/>
        </w:rPr>
        <w:br/>
      </w:r>
      <w:r>
        <w:rPr>
          <w:rStyle w:val="nz"/>
          <w:color w:val="292929"/>
          <w:spacing w:val="-5"/>
          <w:sz w:val="24"/>
          <w:szCs w:val="24"/>
        </w:rPr>
        <w:t xml:space="preserve">            </w:t>
      </w:r>
      <w:r>
        <w:rPr>
          <w:rStyle w:val="Emphasis"/>
          <w:color w:val="292929"/>
          <w:spacing w:val="-5"/>
          <w:sz w:val="24"/>
          <w:szCs w:val="24"/>
        </w:rPr>
        <w:t xml:space="preserve">// </w:t>
      </w:r>
      <w:proofErr w:type="spellStart"/>
      <w:r>
        <w:rPr>
          <w:rStyle w:val="Emphasis"/>
          <w:color w:val="292929"/>
          <w:spacing w:val="-5"/>
          <w:sz w:val="24"/>
          <w:szCs w:val="24"/>
        </w:rPr>
        <w:t>me.printStackTrace</w:t>
      </w:r>
      <w:proofErr w:type="spellEnd"/>
      <w:r>
        <w:rPr>
          <w:rStyle w:val="Emphasis"/>
          <w:color w:val="292929"/>
          <w:spacing w:val="-5"/>
          <w:sz w:val="24"/>
          <w:szCs w:val="24"/>
        </w:rPr>
        <w:t>();</w:t>
      </w:r>
      <w:r>
        <w:rPr>
          <w:i/>
          <w:iCs/>
          <w:color w:val="292929"/>
          <w:spacing w:val="-5"/>
          <w:sz w:val="24"/>
          <w:szCs w:val="24"/>
        </w:rPr>
        <w:br/>
      </w:r>
      <w:r>
        <w:rPr>
          <w:rStyle w:val="Emphasis"/>
          <w:color w:val="292929"/>
          <w:spacing w:val="-5"/>
          <w:sz w:val="24"/>
          <w:szCs w:val="24"/>
        </w:rPr>
        <w:t xml:space="preserve">        </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color w:val="292929"/>
          <w:spacing w:val="-5"/>
          <w:sz w:val="24"/>
          <w:szCs w:val="24"/>
        </w:rPr>
        <w:br/>
      </w:r>
      <w:r>
        <w:rPr>
          <w:rStyle w:val="nz"/>
          <w:color w:val="292929"/>
          <w:spacing w:val="-5"/>
          <w:sz w:val="24"/>
          <w:szCs w:val="24"/>
        </w:rPr>
        <w:t xml:space="preserve">    @Override</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public void </w:t>
      </w:r>
      <w:r>
        <w:rPr>
          <w:rStyle w:val="nz"/>
          <w:color w:val="292929"/>
          <w:spacing w:val="-5"/>
          <w:sz w:val="24"/>
          <w:szCs w:val="24"/>
        </w:rPr>
        <w:t>disconnect() {</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try </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mqttClient</w:t>
      </w:r>
      <w:r>
        <w:rPr>
          <w:rStyle w:val="nz"/>
          <w:color w:val="292929"/>
          <w:spacing w:val="-5"/>
          <w:sz w:val="24"/>
          <w:szCs w:val="24"/>
        </w:rPr>
        <w:t>.disconnect</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 </w:t>
      </w:r>
      <w:r>
        <w:rPr>
          <w:rStyle w:val="Strong"/>
          <w:rFonts w:eastAsiaTheme="majorEastAsia"/>
          <w:color w:val="292929"/>
          <w:spacing w:val="-5"/>
          <w:sz w:val="24"/>
          <w:szCs w:val="24"/>
        </w:rPr>
        <w:t xml:space="preserve">catch </w:t>
      </w:r>
      <w:r>
        <w:rPr>
          <w:rStyle w:val="nz"/>
          <w:color w:val="292929"/>
          <w:spacing w:val="-5"/>
          <w:sz w:val="24"/>
          <w:szCs w:val="24"/>
        </w:rPr>
        <w:t>(</w:t>
      </w:r>
      <w:proofErr w:type="spellStart"/>
      <w:r>
        <w:rPr>
          <w:rStyle w:val="nz"/>
          <w:color w:val="292929"/>
          <w:spacing w:val="-5"/>
          <w:sz w:val="24"/>
          <w:szCs w:val="24"/>
        </w:rPr>
        <w:t>MqttException</w:t>
      </w:r>
      <w:proofErr w:type="spellEnd"/>
      <w:r>
        <w:rPr>
          <w:rStyle w:val="nz"/>
          <w:color w:val="292929"/>
          <w:spacing w:val="-5"/>
          <w:sz w:val="24"/>
          <w:szCs w:val="24"/>
        </w:rPr>
        <w:t xml:space="preserve"> me) {</w:t>
      </w:r>
      <w:r>
        <w:rPr>
          <w:color w:val="292929"/>
          <w:spacing w:val="-5"/>
          <w:sz w:val="24"/>
          <w:szCs w:val="24"/>
        </w:rPr>
        <w:br/>
      </w:r>
      <w:r>
        <w:rPr>
          <w:rStyle w:val="nz"/>
          <w:color w:val="292929"/>
          <w:spacing w:val="-5"/>
          <w:sz w:val="24"/>
          <w:szCs w:val="24"/>
        </w:rPr>
        <w:t xml:space="preserve">            </w:t>
      </w:r>
      <w:proofErr w:type="spellStart"/>
      <w:r>
        <w:rPr>
          <w:rStyle w:val="Emphasis"/>
          <w:b/>
          <w:bCs/>
          <w:color w:val="292929"/>
          <w:spacing w:val="-5"/>
          <w:sz w:val="24"/>
          <w:szCs w:val="24"/>
        </w:rPr>
        <w:t>logger</w:t>
      </w:r>
      <w:r>
        <w:rPr>
          <w:rStyle w:val="nz"/>
          <w:color w:val="292929"/>
          <w:spacing w:val="-5"/>
          <w:sz w:val="24"/>
          <w:szCs w:val="24"/>
        </w:rPr>
        <w:t>.error</w:t>
      </w:r>
      <w:proofErr w:type="spellEnd"/>
      <w:r>
        <w:rPr>
          <w:rStyle w:val="nz"/>
          <w:color w:val="292929"/>
          <w:spacing w:val="-5"/>
          <w:sz w:val="24"/>
          <w:szCs w:val="24"/>
        </w:rPr>
        <w:t>(</w:t>
      </w:r>
      <w:r>
        <w:rPr>
          <w:rStyle w:val="Strong"/>
          <w:rFonts w:eastAsiaTheme="majorEastAsia"/>
          <w:color w:val="292929"/>
          <w:spacing w:val="-5"/>
          <w:sz w:val="24"/>
          <w:szCs w:val="24"/>
        </w:rPr>
        <w:t>"ERROR"</w:t>
      </w:r>
      <w:r>
        <w:rPr>
          <w:rStyle w:val="nz"/>
          <w:color w:val="292929"/>
          <w:spacing w:val="-5"/>
          <w:sz w:val="24"/>
          <w:szCs w:val="24"/>
        </w:rPr>
        <w:t>, me);</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color w:val="292929"/>
          <w:spacing w:val="-5"/>
          <w:sz w:val="24"/>
          <w:szCs w:val="24"/>
        </w:rPr>
        <w:br/>
      </w:r>
      <w:r>
        <w:rPr>
          <w:color w:val="292929"/>
          <w:spacing w:val="-5"/>
          <w:sz w:val="24"/>
          <w:szCs w:val="24"/>
        </w:rPr>
        <w:br/>
      </w:r>
      <w:r>
        <w:rPr>
          <w:rStyle w:val="nz"/>
          <w:color w:val="292929"/>
          <w:spacing w:val="-5"/>
          <w:sz w:val="24"/>
          <w:szCs w:val="24"/>
        </w:rPr>
        <w:t xml:space="preserve">    @Override</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public void </w:t>
      </w:r>
      <w:proofErr w:type="spellStart"/>
      <w:r>
        <w:rPr>
          <w:rStyle w:val="nz"/>
          <w:color w:val="292929"/>
          <w:spacing w:val="-5"/>
          <w:sz w:val="24"/>
          <w:szCs w:val="24"/>
        </w:rPr>
        <w:t>messageArrived</w:t>
      </w:r>
      <w:proofErr w:type="spellEnd"/>
      <w:r>
        <w:rPr>
          <w:rStyle w:val="nz"/>
          <w:color w:val="292929"/>
          <w:spacing w:val="-5"/>
          <w:sz w:val="24"/>
          <w:szCs w:val="24"/>
        </w:rPr>
        <w:t xml:space="preserve">(String </w:t>
      </w:r>
      <w:proofErr w:type="spellStart"/>
      <w:r>
        <w:rPr>
          <w:rStyle w:val="nz"/>
          <w:color w:val="292929"/>
          <w:spacing w:val="-5"/>
          <w:sz w:val="24"/>
          <w:szCs w:val="24"/>
        </w:rPr>
        <w:t>mqttTopic</w:t>
      </w:r>
      <w:proofErr w:type="spellEnd"/>
      <w:r>
        <w:rPr>
          <w:rStyle w:val="nz"/>
          <w:color w:val="292929"/>
          <w:spacing w:val="-5"/>
          <w:sz w:val="24"/>
          <w:szCs w:val="24"/>
        </w:rPr>
        <w:t xml:space="preserve">, </w:t>
      </w:r>
      <w:proofErr w:type="spellStart"/>
      <w:r>
        <w:rPr>
          <w:rStyle w:val="nz"/>
          <w:color w:val="292929"/>
          <w:spacing w:val="-5"/>
          <w:sz w:val="24"/>
          <w:szCs w:val="24"/>
        </w:rPr>
        <w:t>MqttMessage</w:t>
      </w:r>
      <w:proofErr w:type="spellEnd"/>
      <w:r>
        <w:rPr>
          <w:rStyle w:val="nz"/>
          <w:color w:val="292929"/>
          <w:spacing w:val="-5"/>
          <w:sz w:val="24"/>
          <w:szCs w:val="24"/>
        </w:rPr>
        <w:t xml:space="preserve"> </w:t>
      </w:r>
      <w:proofErr w:type="spellStart"/>
      <w:r>
        <w:rPr>
          <w:rStyle w:val="nz"/>
          <w:color w:val="292929"/>
          <w:spacing w:val="-5"/>
          <w:sz w:val="24"/>
          <w:szCs w:val="24"/>
        </w:rPr>
        <w:t>mqttMessage</w:t>
      </w:r>
      <w:proofErr w:type="spellEnd"/>
      <w:r>
        <w:rPr>
          <w:rStyle w:val="nz"/>
          <w:color w:val="292929"/>
          <w:spacing w:val="-5"/>
          <w:sz w:val="24"/>
          <w:szCs w:val="24"/>
        </w:rPr>
        <w:t xml:space="preserve">) </w:t>
      </w:r>
      <w:r>
        <w:rPr>
          <w:rStyle w:val="Strong"/>
          <w:rFonts w:eastAsiaTheme="majorEastAsia"/>
          <w:color w:val="292929"/>
          <w:spacing w:val="-5"/>
          <w:sz w:val="24"/>
          <w:szCs w:val="24"/>
        </w:rPr>
        <w:t xml:space="preserve">throws </w:t>
      </w:r>
      <w:r>
        <w:rPr>
          <w:rStyle w:val="nz"/>
          <w:color w:val="292929"/>
          <w:spacing w:val="-5"/>
          <w:sz w:val="24"/>
          <w:szCs w:val="24"/>
        </w:rPr>
        <w:t>Exception {</w:t>
      </w:r>
      <w:r>
        <w:rPr>
          <w:color w:val="292929"/>
          <w:spacing w:val="-5"/>
          <w:sz w:val="24"/>
          <w:szCs w:val="24"/>
        </w:rPr>
        <w:br/>
      </w:r>
      <w:r>
        <w:rPr>
          <w:rStyle w:val="nz"/>
          <w:color w:val="292929"/>
          <w:spacing w:val="-5"/>
          <w:sz w:val="24"/>
          <w:szCs w:val="24"/>
        </w:rPr>
        <w:t xml:space="preserve">       String time = </w:t>
      </w:r>
      <w:r>
        <w:rPr>
          <w:rStyle w:val="Strong"/>
          <w:rFonts w:eastAsiaTheme="majorEastAsia"/>
          <w:color w:val="292929"/>
          <w:spacing w:val="-5"/>
          <w:sz w:val="24"/>
          <w:szCs w:val="24"/>
        </w:rPr>
        <w:t xml:space="preserve">new </w:t>
      </w:r>
      <w:r>
        <w:rPr>
          <w:rStyle w:val="nz"/>
          <w:color w:val="292929"/>
          <w:spacing w:val="-5"/>
          <w:sz w:val="24"/>
          <w:szCs w:val="24"/>
        </w:rPr>
        <w:t>Timestamp(</w:t>
      </w:r>
      <w:proofErr w:type="spellStart"/>
      <w:r>
        <w:rPr>
          <w:rStyle w:val="nz"/>
          <w:color w:val="292929"/>
          <w:spacing w:val="-5"/>
          <w:sz w:val="24"/>
          <w:szCs w:val="24"/>
        </w:rPr>
        <w:t>System.</w:t>
      </w:r>
      <w:r>
        <w:rPr>
          <w:rStyle w:val="Emphasis"/>
          <w:color w:val="292929"/>
          <w:spacing w:val="-5"/>
          <w:sz w:val="24"/>
          <w:szCs w:val="24"/>
        </w:rPr>
        <w:t>currentTimeMillis</w:t>
      </w:r>
      <w:proofErr w:type="spellEnd"/>
      <w:r>
        <w:rPr>
          <w:rStyle w:val="nz"/>
          <w:color w:val="292929"/>
          <w:spacing w:val="-5"/>
          <w:sz w:val="24"/>
          <w:szCs w:val="24"/>
        </w:rPr>
        <w:t>()).</w:t>
      </w:r>
      <w:proofErr w:type="spellStart"/>
      <w:r>
        <w:rPr>
          <w:rStyle w:val="nz"/>
          <w:color w:val="292929"/>
          <w:spacing w:val="-5"/>
          <w:sz w:val="24"/>
          <w:szCs w:val="24"/>
        </w:rPr>
        <w:t>toString</w:t>
      </w:r>
      <w:proofErr w:type="spellEnd"/>
      <w:r>
        <w:rPr>
          <w:rStyle w:val="nz"/>
          <w:color w:val="292929"/>
          <w:spacing w:val="-5"/>
          <w:sz w:val="24"/>
          <w:szCs w:val="24"/>
        </w:rPr>
        <w:t>();</w:t>
      </w:r>
      <w:r>
        <w:rPr>
          <w:color w:val="292929"/>
          <w:spacing w:val="-5"/>
          <w:sz w:val="24"/>
          <w:szCs w:val="24"/>
        </w:rPr>
        <w:br/>
      </w:r>
      <w:r>
        <w:rPr>
          <w:rStyle w:val="Emphasis"/>
          <w:color w:val="292929"/>
          <w:spacing w:val="-5"/>
          <w:sz w:val="24"/>
          <w:szCs w:val="24"/>
        </w:rPr>
        <w:t xml:space="preserve">   System.out.println("***********************************************************************");</w:t>
      </w:r>
      <w:r>
        <w:rPr>
          <w:i/>
          <w:iCs/>
          <w:color w:val="292929"/>
          <w:spacing w:val="-5"/>
          <w:sz w:val="24"/>
          <w:szCs w:val="24"/>
        </w:rPr>
        <w:br/>
      </w:r>
      <w:r>
        <w:rPr>
          <w:rStyle w:val="Emphasis"/>
          <w:color w:val="292929"/>
          <w:spacing w:val="-5"/>
          <w:sz w:val="24"/>
          <w:szCs w:val="24"/>
        </w:rPr>
        <w:t xml:space="preserve">   </w:t>
      </w:r>
      <w:proofErr w:type="spellStart"/>
      <w:r>
        <w:rPr>
          <w:rStyle w:val="Emphasis"/>
          <w:color w:val="292929"/>
          <w:spacing w:val="-5"/>
          <w:sz w:val="24"/>
          <w:szCs w:val="24"/>
        </w:rPr>
        <w:t>System.out.println</w:t>
      </w:r>
      <w:proofErr w:type="spellEnd"/>
      <w:r>
        <w:rPr>
          <w:rStyle w:val="Emphasis"/>
          <w:color w:val="292929"/>
          <w:spacing w:val="-5"/>
          <w:sz w:val="24"/>
          <w:szCs w:val="24"/>
        </w:rPr>
        <w:t xml:space="preserve">("Message Arrived at Time: " + time + "  Topic: " + </w:t>
      </w:r>
      <w:proofErr w:type="spellStart"/>
      <w:r>
        <w:rPr>
          <w:rStyle w:val="Emphasis"/>
          <w:color w:val="292929"/>
          <w:spacing w:val="-5"/>
          <w:sz w:val="24"/>
          <w:szCs w:val="24"/>
        </w:rPr>
        <w:t>mqttTopic</w:t>
      </w:r>
      <w:proofErr w:type="spellEnd"/>
      <w:r>
        <w:rPr>
          <w:rStyle w:val="Emphasis"/>
          <w:color w:val="292929"/>
          <w:spacing w:val="-5"/>
          <w:sz w:val="24"/>
          <w:szCs w:val="24"/>
        </w:rPr>
        <w:t xml:space="preserve"> + "  Message: "</w:t>
      </w:r>
      <w:r>
        <w:rPr>
          <w:i/>
          <w:iCs/>
          <w:color w:val="292929"/>
          <w:spacing w:val="-5"/>
          <w:sz w:val="24"/>
          <w:szCs w:val="24"/>
        </w:rPr>
        <w:br/>
      </w:r>
      <w:r>
        <w:rPr>
          <w:rStyle w:val="Emphasis"/>
          <w:color w:val="292929"/>
          <w:spacing w:val="-5"/>
          <w:sz w:val="24"/>
          <w:szCs w:val="24"/>
        </w:rPr>
        <w:t xml:space="preserve">       + new String(</w:t>
      </w:r>
      <w:proofErr w:type="spellStart"/>
      <w:r>
        <w:rPr>
          <w:rStyle w:val="Emphasis"/>
          <w:color w:val="292929"/>
          <w:spacing w:val="-5"/>
          <w:sz w:val="24"/>
          <w:szCs w:val="24"/>
        </w:rPr>
        <w:t>mqttMessage.getPayload</w:t>
      </w:r>
      <w:proofErr w:type="spellEnd"/>
      <w:r>
        <w:rPr>
          <w:rStyle w:val="Emphasis"/>
          <w:color w:val="292929"/>
          <w:spacing w:val="-5"/>
          <w:sz w:val="24"/>
          <w:szCs w:val="24"/>
        </w:rPr>
        <w:t>()));</w:t>
      </w:r>
      <w:r>
        <w:rPr>
          <w:i/>
          <w:iCs/>
          <w:color w:val="292929"/>
          <w:spacing w:val="-5"/>
          <w:sz w:val="24"/>
          <w:szCs w:val="24"/>
        </w:rPr>
        <w:br/>
      </w:r>
      <w:r>
        <w:rPr>
          <w:rStyle w:val="Emphasis"/>
          <w:color w:val="292929"/>
          <w:spacing w:val="-5"/>
          <w:sz w:val="24"/>
          <w:szCs w:val="24"/>
        </w:rPr>
        <w:t>//    System.out.println("***********************************************************************");</w:t>
      </w:r>
      <w:r>
        <w:rPr>
          <w:i/>
          <w:iCs/>
          <w:color w:val="292929"/>
          <w:spacing w:val="-5"/>
          <w:sz w:val="24"/>
          <w:szCs w:val="24"/>
        </w:rPr>
        <w:br/>
      </w:r>
      <w:r>
        <w:rPr>
          <w:i/>
          <w:iCs/>
          <w:color w:val="292929"/>
          <w:spacing w:val="-5"/>
          <w:sz w:val="24"/>
          <w:szCs w:val="24"/>
        </w:rPr>
        <w:br/>
      </w:r>
      <w:r>
        <w:rPr>
          <w:rStyle w:val="Emphasis"/>
          <w:color w:val="292929"/>
          <w:spacing w:val="-5"/>
          <w:sz w:val="24"/>
          <w:szCs w:val="24"/>
        </w:rPr>
        <w:t xml:space="preserve">      </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color w:val="292929"/>
          <w:spacing w:val="-5"/>
          <w:sz w:val="24"/>
          <w:szCs w:val="24"/>
        </w:rPr>
        <w:lastRenderedPageBreak/>
        <w:br/>
      </w:r>
      <w:r>
        <w:rPr>
          <w:rStyle w:val="nz"/>
          <w:color w:val="292929"/>
          <w:spacing w:val="-5"/>
          <w:sz w:val="24"/>
          <w:szCs w:val="24"/>
        </w:rPr>
        <w:t xml:space="preserve">    @Override</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public void </w:t>
      </w:r>
      <w:proofErr w:type="spellStart"/>
      <w:r>
        <w:rPr>
          <w:rStyle w:val="nz"/>
          <w:color w:val="292929"/>
          <w:spacing w:val="-5"/>
          <w:sz w:val="24"/>
          <w:szCs w:val="24"/>
        </w:rPr>
        <w:t>deliveryComplete</w:t>
      </w:r>
      <w:proofErr w:type="spellEnd"/>
      <w:r>
        <w:rPr>
          <w:rStyle w:val="nz"/>
          <w:color w:val="292929"/>
          <w:spacing w:val="-5"/>
          <w:sz w:val="24"/>
          <w:szCs w:val="24"/>
        </w:rPr>
        <w:t>(</w:t>
      </w:r>
      <w:proofErr w:type="spellStart"/>
      <w:r>
        <w:rPr>
          <w:rStyle w:val="nz"/>
          <w:color w:val="292929"/>
          <w:spacing w:val="-5"/>
          <w:sz w:val="24"/>
          <w:szCs w:val="24"/>
        </w:rPr>
        <w:t>IMqttDeliveryToken</w:t>
      </w:r>
      <w:proofErr w:type="spellEnd"/>
      <w:r>
        <w:rPr>
          <w:rStyle w:val="nz"/>
          <w:color w:val="292929"/>
          <w:spacing w:val="-5"/>
          <w:sz w:val="24"/>
          <w:szCs w:val="24"/>
        </w:rPr>
        <w:t xml:space="preserve"> token) {</w:t>
      </w:r>
      <w:r>
        <w:rPr>
          <w:color w:val="292929"/>
          <w:spacing w:val="-5"/>
          <w:sz w:val="24"/>
          <w:szCs w:val="24"/>
        </w:rPr>
        <w:br/>
      </w:r>
      <w:r>
        <w:rPr>
          <w:color w:val="292929"/>
          <w:spacing w:val="-5"/>
          <w:sz w:val="24"/>
          <w:szCs w:val="24"/>
        </w:rPr>
        <w:br/>
      </w:r>
      <w:r>
        <w:rPr>
          <w:rStyle w:val="nz"/>
          <w:color w:val="292929"/>
          <w:spacing w:val="-5"/>
          <w:sz w:val="24"/>
          <w:szCs w:val="24"/>
        </w:rPr>
        <w:t xml:space="preserve">    }</w:t>
      </w:r>
      <w:r>
        <w:rPr>
          <w:color w:val="292929"/>
          <w:spacing w:val="-5"/>
          <w:sz w:val="24"/>
          <w:szCs w:val="24"/>
        </w:rPr>
        <w:br/>
      </w:r>
      <w:r>
        <w:rPr>
          <w:rStyle w:val="nz"/>
          <w:color w:val="292929"/>
          <w:spacing w:val="-5"/>
          <w:sz w:val="24"/>
          <w:szCs w:val="24"/>
        </w:rPr>
        <w:t>}</w:t>
      </w:r>
    </w:p>
    <w:p w14:paraId="2E277E60" w14:textId="77777777" w:rsidR="00597C75" w:rsidRDefault="00597C75" w:rsidP="00597C75">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Step 4. </w:t>
      </w:r>
      <w:r>
        <w:rPr>
          <w:rStyle w:val="Emphasis"/>
          <w:rFonts w:ascii="Georgia" w:hAnsi="Georgia"/>
          <w:color w:val="292929"/>
          <w:spacing w:val="-1"/>
          <w:sz w:val="30"/>
          <w:szCs w:val="30"/>
        </w:rPr>
        <w:t>To </w:t>
      </w:r>
      <w:r>
        <w:rPr>
          <w:rStyle w:val="Emphasis"/>
          <w:rFonts w:ascii="Georgia" w:hAnsi="Georgia"/>
          <w:b/>
          <w:bCs/>
          <w:color w:val="292929"/>
          <w:spacing w:val="-1"/>
          <w:sz w:val="30"/>
          <w:szCs w:val="30"/>
        </w:rPr>
        <w:t>subscriber</w:t>
      </w:r>
      <w:r>
        <w:rPr>
          <w:rStyle w:val="Emphasis"/>
          <w:rFonts w:ascii="Georgia" w:hAnsi="Georgia"/>
          <w:color w:val="292929"/>
          <w:spacing w:val="-1"/>
          <w:sz w:val="30"/>
          <w:szCs w:val="30"/>
        </w:rPr>
        <w:t> we have create Listener which sync in subscribe when a data set publish by any publisher or any IOT device</w:t>
      </w:r>
    </w:p>
    <w:p w14:paraId="3C27EE56" w14:textId="77777777" w:rsidR="00597C75" w:rsidRDefault="00597C75" w:rsidP="00597C75">
      <w:pPr>
        <w:pStyle w:val="HTMLPreformatted"/>
        <w:shd w:val="clear" w:color="auto" w:fill="F2F2F2"/>
        <w:rPr>
          <w:color w:val="292929"/>
          <w:sz w:val="27"/>
          <w:szCs w:val="27"/>
        </w:rPr>
      </w:pPr>
      <w:r>
        <w:rPr>
          <w:rStyle w:val="nz"/>
          <w:color w:val="292929"/>
          <w:spacing w:val="-5"/>
          <w:sz w:val="24"/>
          <w:szCs w:val="24"/>
        </w:rPr>
        <w:t>@Component</w:t>
      </w:r>
      <w:r>
        <w:rPr>
          <w:color w:val="292929"/>
          <w:spacing w:val="-5"/>
          <w:sz w:val="24"/>
          <w:szCs w:val="24"/>
        </w:rPr>
        <w:br/>
      </w:r>
      <w:r>
        <w:rPr>
          <w:rStyle w:val="Strong"/>
          <w:rFonts w:eastAsiaTheme="majorEastAsia"/>
          <w:color w:val="292929"/>
          <w:spacing w:val="-5"/>
          <w:sz w:val="24"/>
          <w:szCs w:val="24"/>
        </w:rPr>
        <w:t xml:space="preserve">public class </w:t>
      </w:r>
      <w:proofErr w:type="spellStart"/>
      <w:r>
        <w:rPr>
          <w:rStyle w:val="nz"/>
          <w:color w:val="292929"/>
          <w:spacing w:val="-5"/>
          <w:sz w:val="24"/>
          <w:szCs w:val="24"/>
        </w:rPr>
        <w:t>MqttMessageListener</w:t>
      </w:r>
      <w:proofErr w:type="spellEnd"/>
      <w:r>
        <w:rPr>
          <w:rStyle w:val="nz"/>
          <w:color w:val="292929"/>
          <w:spacing w:val="-5"/>
          <w:sz w:val="24"/>
          <w:szCs w:val="24"/>
        </w:rPr>
        <w:t xml:space="preserve"> </w:t>
      </w:r>
      <w:r>
        <w:rPr>
          <w:rStyle w:val="Strong"/>
          <w:rFonts w:eastAsiaTheme="majorEastAsia"/>
          <w:color w:val="292929"/>
          <w:spacing w:val="-5"/>
          <w:sz w:val="24"/>
          <w:szCs w:val="24"/>
        </w:rPr>
        <w:t xml:space="preserve">implements </w:t>
      </w:r>
      <w:r>
        <w:rPr>
          <w:rStyle w:val="nz"/>
          <w:color w:val="292929"/>
          <w:spacing w:val="-5"/>
          <w:sz w:val="24"/>
          <w:szCs w:val="24"/>
        </w:rPr>
        <w:t>Runnable {</w:t>
      </w:r>
      <w:r>
        <w:rPr>
          <w:color w:val="292929"/>
          <w:spacing w:val="-5"/>
          <w:sz w:val="24"/>
          <w:szCs w:val="24"/>
        </w:rPr>
        <w:br/>
      </w:r>
      <w:r>
        <w:rPr>
          <w:rStyle w:val="nz"/>
          <w:color w:val="292929"/>
          <w:spacing w:val="-5"/>
          <w:sz w:val="24"/>
          <w:szCs w:val="24"/>
        </w:rPr>
        <w:t xml:space="preserve">    @Autowired</w:t>
      </w:r>
      <w:r>
        <w:rPr>
          <w:color w:val="292929"/>
          <w:spacing w:val="-5"/>
          <w:sz w:val="24"/>
          <w:szCs w:val="24"/>
        </w:rPr>
        <w:br/>
      </w:r>
      <w:r>
        <w:rPr>
          <w:rStyle w:val="nz"/>
          <w:color w:val="292929"/>
          <w:spacing w:val="-5"/>
          <w:sz w:val="24"/>
          <w:szCs w:val="24"/>
        </w:rPr>
        <w:t xml:space="preserve">    </w:t>
      </w:r>
      <w:proofErr w:type="spellStart"/>
      <w:r>
        <w:rPr>
          <w:rStyle w:val="nz"/>
          <w:color w:val="292929"/>
          <w:spacing w:val="-5"/>
          <w:sz w:val="24"/>
          <w:szCs w:val="24"/>
        </w:rPr>
        <w:t>MqttSubscriberApi</w:t>
      </w:r>
      <w:proofErr w:type="spellEnd"/>
      <w:r>
        <w:rPr>
          <w:rStyle w:val="nz"/>
          <w:color w:val="292929"/>
          <w:spacing w:val="-5"/>
          <w:sz w:val="24"/>
          <w:szCs w:val="24"/>
        </w:rPr>
        <w:t xml:space="preserve"> </w:t>
      </w:r>
      <w:r>
        <w:rPr>
          <w:rStyle w:val="Strong"/>
          <w:rFonts w:eastAsiaTheme="majorEastAsia"/>
          <w:color w:val="292929"/>
          <w:spacing w:val="-5"/>
          <w:sz w:val="24"/>
          <w:szCs w:val="24"/>
        </w:rPr>
        <w:t>subscriber</w:t>
      </w:r>
      <w:r>
        <w:rPr>
          <w:rStyle w:val="nz"/>
          <w:color w:val="292929"/>
          <w:spacing w:val="-5"/>
          <w:sz w:val="24"/>
          <w:szCs w:val="24"/>
        </w:rPr>
        <w:t>;</w:t>
      </w:r>
      <w:r>
        <w:rPr>
          <w:color w:val="292929"/>
          <w:spacing w:val="-5"/>
          <w:sz w:val="24"/>
          <w:szCs w:val="24"/>
        </w:rPr>
        <w:br/>
      </w:r>
      <w:r>
        <w:rPr>
          <w:color w:val="292929"/>
          <w:spacing w:val="-5"/>
          <w:sz w:val="24"/>
          <w:szCs w:val="24"/>
        </w:rPr>
        <w:br/>
      </w:r>
      <w:r>
        <w:rPr>
          <w:rStyle w:val="nz"/>
          <w:color w:val="292929"/>
          <w:spacing w:val="-5"/>
          <w:sz w:val="24"/>
          <w:szCs w:val="24"/>
        </w:rPr>
        <w:t xml:space="preserve">    @Override</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public void </w:t>
      </w:r>
      <w:proofErr w:type="gramStart"/>
      <w:r>
        <w:rPr>
          <w:rStyle w:val="nz"/>
          <w:color w:val="292929"/>
          <w:spacing w:val="-5"/>
          <w:sz w:val="24"/>
          <w:szCs w:val="24"/>
        </w:rPr>
        <w:t>run(</w:t>
      </w:r>
      <w:proofErr w:type="gramEnd"/>
      <w:r>
        <w:rPr>
          <w:rStyle w:val="nz"/>
          <w:color w:val="292929"/>
          <w:spacing w:val="-5"/>
          <w:sz w:val="24"/>
          <w:szCs w:val="24"/>
        </w:rPr>
        <w:t>) {</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while </w:t>
      </w:r>
      <w:r>
        <w:rPr>
          <w:rStyle w:val="nz"/>
          <w:color w:val="292929"/>
          <w:spacing w:val="-5"/>
          <w:sz w:val="24"/>
          <w:szCs w:val="24"/>
        </w:rPr>
        <w:t>(</w:t>
      </w:r>
      <w:r>
        <w:rPr>
          <w:rStyle w:val="Strong"/>
          <w:rFonts w:eastAsiaTheme="majorEastAsia"/>
          <w:color w:val="292929"/>
          <w:spacing w:val="-5"/>
          <w:sz w:val="24"/>
          <w:szCs w:val="24"/>
        </w:rPr>
        <w:t>true</w:t>
      </w:r>
      <w:r>
        <w:rPr>
          <w:rStyle w:val="nz"/>
          <w:color w:val="292929"/>
          <w:spacing w:val="-5"/>
          <w:sz w:val="24"/>
          <w:szCs w:val="24"/>
        </w:rPr>
        <w:t>) {</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subscriber</w:t>
      </w:r>
      <w:r>
        <w:rPr>
          <w:rStyle w:val="nz"/>
          <w:color w:val="292929"/>
          <w:spacing w:val="-5"/>
          <w:sz w:val="24"/>
          <w:szCs w:val="24"/>
        </w:rPr>
        <w:t>.subscribeMessage</w:t>
      </w:r>
      <w:proofErr w:type="spellEnd"/>
      <w:r>
        <w:rPr>
          <w:rStyle w:val="nz"/>
          <w:color w:val="292929"/>
          <w:spacing w:val="-5"/>
          <w:sz w:val="24"/>
          <w:szCs w:val="24"/>
        </w:rPr>
        <w:t>(</w:t>
      </w:r>
      <w:r>
        <w:rPr>
          <w:rStyle w:val="Strong"/>
          <w:rFonts w:eastAsiaTheme="majorEastAsia"/>
          <w:color w:val="292929"/>
          <w:spacing w:val="-5"/>
          <w:sz w:val="24"/>
          <w:szCs w:val="24"/>
        </w:rPr>
        <w:t xml:space="preserve">"your </w:t>
      </w:r>
      <w:proofErr w:type="spellStart"/>
      <w:r>
        <w:rPr>
          <w:rStyle w:val="Strong"/>
          <w:rFonts w:eastAsiaTheme="majorEastAsia"/>
          <w:color w:val="292929"/>
          <w:spacing w:val="-5"/>
          <w:sz w:val="24"/>
          <w:szCs w:val="24"/>
        </w:rPr>
        <w:t>mqtt</w:t>
      </w:r>
      <w:proofErr w:type="spellEnd"/>
      <w:r>
        <w:rPr>
          <w:rStyle w:val="Strong"/>
          <w:rFonts w:eastAsiaTheme="majorEastAsia"/>
          <w:color w:val="292929"/>
          <w:spacing w:val="-5"/>
          <w:sz w:val="24"/>
          <w:szCs w:val="24"/>
        </w:rPr>
        <w:t xml:space="preserve"> topic name"</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color w:val="292929"/>
          <w:spacing w:val="-5"/>
          <w:sz w:val="24"/>
          <w:szCs w:val="24"/>
        </w:rPr>
        <w:br/>
      </w:r>
      <w:r>
        <w:rPr>
          <w:rStyle w:val="nz"/>
          <w:color w:val="292929"/>
          <w:spacing w:val="-5"/>
          <w:sz w:val="24"/>
          <w:szCs w:val="24"/>
        </w:rPr>
        <w:t xml:space="preserve">    }</w:t>
      </w:r>
    </w:p>
    <w:p w14:paraId="62EF1B54" w14:textId="77777777" w:rsidR="00597C75" w:rsidRDefault="00597C75" w:rsidP="00597C75">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Step 5. We also need to implement Runnable task to run this Task when spring boot application will </w:t>
      </w:r>
      <w:proofErr w:type="gramStart"/>
      <w:r>
        <w:rPr>
          <w:rFonts w:ascii="Georgia" w:hAnsi="Georgia"/>
          <w:color w:val="292929"/>
          <w:spacing w:val="-1"/>
          <w:sz w:val="30"/>
          <w:szCs w:val="30"/>
        </w:rPr>
        <w:t>bootstrap</w:t>
      </w:r>
      <w:proofErr w:type="gramEnd"/>
    </w:p>
    <w:p w14:paraId="09F8474D" w14:textId="77777777" w:rsidR="00597C75" w:rsidRDefault="00597C75" w:rsidP="00597C75">
      <w:pPr>
        <w:pStyle w:val="HTMLPreformatted"/>
        <w:shd w:val="clear" w:color="auto" w:fill="F2F2F2"/>
        <w:rPr>
          <w:color w:val="292929"/>
          <w:sz w:val="27"/>
          <w:szCs w:val="27"/>
        </w:rPr>
      </w:pPr>
      <w:r>
        <w:rPr>
          <w:rStyle w:val="nz"/>
          <w:color w:val="292929"/>
          <w:spacing w:val="-5"/>
          <w:sz w:val="24"/>
          <w:szCs w:val="24"/>
        </w:rPr>
        <w:t>@SpringBootApplication</w:t>
      </w:r>
      <w:r>
        <w:rPr>
          <w:color w:val="292929"/>
          <w:spacing w:val="-5"/>
          <w:sz w:val="24"/>
          <w:szCs w:val="24"/>
        </w:rPr>
        <w:br/>
      </w:r>
      <w:r>
        <w:rPr>
          <w:rStyle w:val="Strong"/>
          <w:rFonts w:eastAsiaTheme="majorEastAsia"/>
          <w:color w:val="292929"/>
          <w:spacing w:val="-5"/>
          <w:sz w:val="24"/>
          <w:szCs w:val="24"/>
        </w:rPr>
        <w:t xml:space="preserve">public class </w:t>
      </w:r>
      <w:r>
        <w:rPr>
          <w:rStyle w:val="nz"/>
          <w:color w:val="292929"/>
          <w:spacing w:val="-5"/>
          <w:sz w:val="24"/>
          <w:szCs w:val="24"/>
        </w:rPr>
        <w:t xml:space="preserve">Application  </w:t>
      </w:r>
      <w:r>
        <w:rPr>
          <w:rStyle w:val="Strong"/>
          <w:rFonts w:eastAsiaTheme="majorEastAsia"/>
          <w:color w:val="292929"/>
          <w:spacing w:val="-5"/>
          <w:sz w:val="24"/>
          <w:szCs w:val="24"/>
        </w:rPr>
        <w:t xml:space="preserve">extends </w:t>
      </w:r>
      <w:proofErr w:type="spellStart"/>
      <w:r>
        <w:rPr>
          <w:rStyle w:val="nz"/>
          <w:color w:val="292929"/>
          <w:spacing w:val="-5"/>
          <w:sz w:val="24"/>
          <w:szCs w:val="24"/>
        </w:rPr>
        <w:t>SpringBootServletInitializer</w:t>
      </w:r>
      <w:proofErr w:type="spellEnd"/>
      <w:r>
        <w:rPr>
          <w:rStyle w:val="nz"/>
          <w:color w:val="292929"/>
          <w:spacing w:val="-5"/>
          <w:sz w:val="24"/>
          <w:szCs w:val="24"/>
        </w:rPr>
        <w:t xml:space="preserve"> {</w:t>
      </w:r>
      <w:r>
        <w:rPr>
          <w:color w:val="292929"/>
          <w:spacing w:val="-5"/>
          <w:sz w:val="24"/>
          <w:szCs w:val="24"/>
        </w:rPr>
        <w:br/>
      </w:r>
      <w:r>
        <w:rPr>
          <w:color w:val="292929"/>
          <w:spacing w:val="-5"/>
          <w:sz w:val="24"/>
          <w:szCs w:val="24"/>
        </w:rPr>
        <w:br/>
      </w:r>
      <w:r>
        <w:rPr>
          <w:color w:val="292929"/>
          <w:spacing w:val="-5"/>
          <w:sz w:val="24"/>
          <w:szCs w:val="24"/>
        </w:rPr>
        <w:br/>
      </w:r>
      <w:r>
        <w:rPr>
          <w:rStyle w:val="nz"/>
          <w:color w:val="292929"/>
          <w:spacing w:val="-5"/>
          <w:sz w:val="24"/>
          <w:szCs w:val="24"/>
        </w:rPr>
        <w:t xml:space="preserve">   @Autowired</w:t>
      </w:r>
      <w:r>
        <w:rPr>
          <w:color w:val="292929"/>
          <w:spacing w:val="-5"/>
          <w:sz w:val="24"/>
          <w:szCs w:val="24"/>
        </w:rPr>
        <w:br/>
      </w:r>
      <w:r>
        <w:rPr>
          <w:rStyle w:val="nz"/>
          <w:color w:val="292929"/>
          <w:spacing w:val="-5"/>
          <w:sz w:val="24"/>
          <w:szCs w:val="24"/>
        </w:rPr>
        <w:t xml:space="preserve">   Runnable </w:t>
      </w:r>
      <w:proofErr w:type="spellStart"/>
      <w:r>
        <w:rPr>
          <w:rStyle w:val="Strong"/>
          <w:rFonts w:eastAsiaTheme="majorEastAsia"/>
          <w:color w:val="292929"/>
          <w:spacing w:val="-5"/>
          <w:sz w:val="24"/>
          <w:szCs w:val="24"/>
        </w:rPr>
        <w:t>MessageListener</w:t>
      </w:r>
      <w:proofErr w:type="spellEnd"/>
      <w:r>
        <w:rPr>
          <w:rStyle w:val="nz"/>
          <w:color w:val="292929"/>
          <w:spacing w:val="-5"/>
          <w:sz w:val="24"/>
          <w:szCs w:val="24"/>
        </w:rPr>
        <w:t>;</w:t>
      </w:r>
      <w:r>
        <w:rPr>
          <w:color w:val="292929"/>
          <w:spacing w:val="-5"/>
          <w:sz w:val="24"/>
          <w:szCs w:val="24"/>
        </w:rPr>
        <w:br/>
      </w:r>
      <w:r>
        <w:rPr>
          <w:color w:val="292929"/>
          <w:spacing w:val="-5"/>
          <w:sz w:val="24"/>
          <w:szCs w:val="24"/>
        </w:rPr>
        <w:br/>
      </w:r>
      <w:r>
        <w:rPr>
          <w:rStyle w:val="nz"/>
          <w:color w:val="292929"/>
          <w:spacing w:val="-5"/>
          <w:sz w:val="24"/>
          <w:szCs w:val="24"/>
        </w:rPr>
        <w:t xml:space="preserve">   @Override</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protected </w:t>
      </w:r>
      <w:proofErr w:type="spellStart"/>
      <w:r>
        <w:rPr>
          <w:rStyle w:val="nz"/>
          <w:color w:val="292929"/>
          <w:spacing w:val="-5"/>
          <w:sz w:val="24"/>
          <w:szCs w:val="24"/>
        </w:rPr>
        <w:t>SpringApplicationBuilder</w:t>
      </w:r>
      <w:proofErr w:type="spellEnd"/>
      <w:r>
        <w:rPr>
          <w:rStyle w:val="nz"/>
          <w:color w:val="292929"/>
          <w:spacing w:val="-5"/>
          <w:sz w:val="24"/>
          <w:szCs w:val="24"/>
        </w:rPr>
        <w:t xml:space="preserve"> configure(</w:t>
      </w:r>
      <w:proofErr w:type="spellStart"/>
      <w:r>
        <w:rPr>
          <w:rStyle w:val="nz"/>
          <w:color w:val="292929"/>
          <w:spacing w:val="-5"/>
          <w:sz w:val="24"/>
          <w:szCs w:val="24"/>
        </w:rPr>
        <w:t>SpringApplicationBuilder</w:t>
      </w:r>
      <w:proofErr w:type="spellEnd"/>
      <w:r>
        <w:rPr>
          <w:rStyle w:val="nz"/>
          <w:color w:val="292929"/>
          <w:spacing w:val="-5"/>
          <w:sz w:val="24"/>
          <w:szCs w:val="24"/>
        </w:rPr>
        <w:t xml:space="preserve"> application) {</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return </w:t>
      </w:r>
      <w:proofErr w:type="spellStart"/>
      <w:r>
        <w:rPr>
          <w:rStyle w:val="nz"/>
          <w:color w:val="292929"/>
          <w:spacing w:val="-5"/>
          <w:sz w:val="24"/>
          <w:szCs w:val="24"/>
        </w:rPr>
        <w:t>application.sources</w:t>
      </w:r>
      <w:proofErr w:type="spellEnd"/>
      <w:r>
        <w:rPr>
          <w:rStyle w:val="nz"/>
          <w:color w:val="292929"/>
          <w:spacing w:val="-5"/>
          <w:sz w:val="24"/>
          <w:szCs w:val="24"/>
        </w:rPr>
        <w:t>(</w:t>
      </w:r>
      <w:proofErr w:type="spellStart"/>
      <w:r>
        <w:rPr>
          <w:rStyle w:val="nz"/>
          <w:color w:val="292929"/>
          <w:spacing w:val="-5"/>
          <w:sz w:val="24"/>
          <w:szCs w:val="24"/>
        </w:rPr>
        <w:t>Application.</w:t>
      </w:r>
      <w:r>
        <w:rPr>
          <w:rStyle w:val="Strong"/>
          <w:rFonts w:eastAsiaTheme="majorEastAsia"/>
          <w:color w:val="292929"/>
          <w:spacing w:val="-5"/>
          <w:sz w:val="24"/>
          <w:szCs w:val="24"/>
        </w:rPr>
        <w:t>class</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public static void </w:t>
      </w:r>
      <w:r>
        <w:rPr>
          <w:rStyle w:val="nz"/>
          <w:color w:val="292929"/>
          <w:spacing w:val="-5"/>
          <w:sz w:val="24"/>
          <w:szCs w:val="24"/>
        </w:rPr>
        <w:t xml:space="preserve">main(String[] </w:t>
      </w:r>
      <w:proofErr w:type="spellStart"/>
      <w:r>
        <w:rPr>
          <w:rStyle w:val="nz"/>
          <w:color w:val="292929"/>
          <w:spacing w:val="-5"/>
          <w:sz w:val="24"/>
          <w:szCs w:val="24"/>
        </w:rPr>
        <w:t>args</w:t>
      </w:r>
      <w:proofErr w:type="spellEnd"/>
      <w:r>
        <w:rPr>
          <w:rStyle w:val="nz"/>
          <w:color w:val="292929"/>
          <w:spacing w:val="-5"/>
          <w:sz w:val="24"/>
          <w:szCs w:val="24"/>
        </w:rPr>
        <w:t>) {</w:t>
      </w:r>
      <w:r>
        <w:rPr>
          <w:color w:val="292929"/>
          <w:spacing w:val="-5"/>
          <w:sz w:val="24"/>
          <w:szCs w:val="24"/>
        </w:rPr>
        <w:br/>
      </w:r>
      <w:r>
        <w:rPr>
          <w:rStyle w:val="nz"/>
          <w:color w:val="292929"/>
          <w:spacing w:val="-5"/>
          <w:sz w:val="24"/>
          <w:szCs w:val="24"/>
        </w:rPr>
        <w:t xml:space="preserve">      </w:t>
      </w:r>
      <w:proofErr w:type="spellStart"/>
      <w:r>
        <w:rPr>
          <w:rStyle w:val="nz"/>
          <w:color w:val="292929"/>
          <w:spacing w:val="-5"/>
          <w:sz w:val="24"/>
          <w:szCs w:val="24"/>
        </w:rPr>
        <w:t>SpringApplication.</w:t>
      </w:r>
      <w:r>
        <w:rPr>
          <w:rStyle w:val="Emphasis"/>
          <w:color w:val="292929"/>
          <w:spacing w:val="-5"/>
          <w:sz w:val="24"/>
          <w:szCs w:val="24"/>
        </w:rPr>
        <w:t>run</w:t>
      </w:r>
      <w:proofErr w:type="spellEnd"/>
      <w:r>
        <w:rPr>
          <w:rStyle w:val="nz"/>
          <w:color w:val="292929"/>
          <w:spacing w:val="-5"/>
          <w:sz w:val="24"/>
          <w:szCs w:val="24"/>
        </w:rPr>
        <w:t>(</w:t>
      </w:r>
      <w:proofErr w:type="spellStart"/>
      <w:r>
        <w:rPr>
          <w:rStyle w:val="nz"/>
          <w:color w:val="292929"/>
          <w:spacing w:val="-5"/>
          <w:sz w:val="24"/>
          <w:szCs w:val="24"/>
        </w:rPr>
        <w:t>Application.</w:t>
      </w:r>
      <w:r>
        <w:rPr>
          <w:rStyle w:val="Strong"/>
          <w:rFonts w:eastAsiaTheme="majorEastAsia"/>
          <w:color w:val="292929"/>
          <w:spacing w:val="-5"/>
          <w:sz w:val="24"/>
          <w:szCs w:val="24"/>
        </w:rPr>
        <w:t>class</w:t>
      </w:r>
      <w:proofErr w:type="spellEnd"/>
      <w:r>
        <w:rPr>
          <w:rStyle w:val="nz"/>
          <w:color w:val="292929"/>
          <w:spacing w:val="-5"/>
          <w:sz w:val="24"/>
          <w:szCs w:val="24"/>
        </w:rPr>
        <w:t xml:space="preserve">, </w:t>
      </w:r>
      <w:proofErr w:type="spellStart"/>
      <w:r>
        <w:rPr>
          <w:rStyle w:val="nz"/>
          <w:color w:val="292929"/>
          <w:spacing w:val="-5"/>
          <w:sz w:val="24"/>
          <w:szCs w:val="24"/>
        </w:rPr>
        <w:t>args</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color w:val="292929"/>
          <w:spacing w:val="-5"/>
          <w:sz w:val="24"/>
          <w:szCs w:val="24"/>
        </w:rPr>
        <w:br/>
      </w:r>
      <w:r>
        <w:rPr>
          <w:rStyle w:val="nz"/>
          <w:color w:val="292929"/>
          <w:spacing w:val="-5"/>
          <w:sz w:val="24"/>
          <w:szCs w:val="24"/>
        </w:rPr>
        <w:t xml:space="preserve">   @Bean</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public </w:t>
      </w:r>
      <w:proofErr w:type="spellStart"/>
      <w:r>
        <w:rPr>
          <w:rStyle w:val="nz"/>
          <w:color w:val="292929"/>
          <w:spacing w:val="-5"/>
          <w:sz w:val="24"/>
          <w:szCs w:val="24"/>
        </w:rPr>
        <w:t>CommandLineRunner</w:t>
      </w:r>
      <w:proofErr w:type="spellEnd"/>
      <w:r>
        <w:rPr>
          <w:rStyle w:val="nz"/>
          <w:color w:val="292929"/>
          <w:spacing w:val="-5"/>
          <w:sz w:val="24"/>
          <w:szCs w:val="24"/>
        </w:rPr>
        <w:t xml:space="preserve"> </w:t>
      </w:r>
      <w:proofErr w:type="spellStart"/>
      <w:r>
        <w:rPr>
          <w:rStyle w:val="nz"/>
          <w:color w:val="292929"/>
          <w:spacing w:val="-5"/>
          <w:sz w:val="24"/>
          <w:szCs w:val="24"/>
        </w:rPr>
        <w:t>schedulingRunner</w:t>
      </w:r>
      <w:proofErr w:type="spellEnd"/>
      <w:r>
        <w:rPr>
          <w:rStyle w:val="nz"/>
          <w:color w:val="292929"/>
          <w:spacing w:val="-5"/>
          <w:sz w:val="24"/>
          <w:szCs w:val="24"/>
        </w:rPr>
        <w:t>(</w:t>
      </w:r>
      <w:proofErr w:type="spellStart"/>
      <w:r>
        <w:rPr>
          <w:rStyle w:val="nz"/>
          <w:color w:val="292929"/>
          <w:spacing w:val="-5"/>
          <w:sz w:val="24"/>
          <w:szCs w:val="24"/>
        </w:rPr>
        <w:t>TaskExecutor</w:t>
      </w:r>
      <w:proofErr w:type="spellEnd"/>
      <w:r>
        <w:rPr>
          <w:rStyle w:val="nz"/>
          <w:color w:val="292929"/>
          <w:spacing w:val="-5"/>
          <w:sz w:val="24"/>
          <w:szCs w:val="24"/>
        </w:rPr>
        <w:t xml:space="preserve"> executor) {</w:t>
      </w:r>
      <w:r>
        <w:rPr>
          <w:color w:val="292929"/>
          <w:spacing w:val="-5"/>
          <w:sz w:val="24"/>
          <w:szCs w:val="24"/>
        </w:rPr>
        <w:br/>
      </w:r>
      <w:r>
        <w:rPr>
          <w:rStyle w:val="nz"/>
          <w:color w:val="292929"/>
          <w:spacing w:val="-5"/>
          <w:sz w:val="24"/>
          <w:szCs w:val="24"/>
        </w:rPr>
        <w:lastRenderedPageBreak/>
        <w:t xml:space="preserve">      </w:t>
      </w:r>
      <w:r>
        <w:rPr>
          <w:rStyle w:val="Strong"/>
          <w:rFonts w:eastAsiaTheme="majorEastAsia"/>
          <w:color w:val="292929"/>
          <w:spacing w:val="-5"/>
          <w:sz w:val="24"/>
          <w:szCs w:val="24"/>
        </w:rPr>
        <w:t xml:space="preserve">return new </w:t>
      </w:r>
      <w:proofErr w:type="spellStart"/>
      <w:r>
        <w:rPr>
          <w:rStyle w:val="nz"/>
          <w:color w:val="292929"/>
          <w:spacing w:val="-5"/>
          <w:sz w:val="24"/>
          <w:szCs w:val="24"/>
        </w:rPr>
        <w:t>CommandLineRunner</w:t>
      </w:r>
      <w:proofErr w:type="spellEnd"/>
      <w:r>
        <w:rPr>
          <w:rStyle w:val="nz"/>
          <w:color w:val="292929"/>
          <w:spacing w:val="-5"/>
          <w:sz w:val="24"/>
          <w:szCs w:val="24"/>
        </w:rPr>
        <w:t>() {</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public void </w:t>
      </w:r>
      <w:r>
        <w:rPr>
          <w:rStyle w:val="nz"/>
          <w:color w:val="292929"/>
          <w:spacing w:val="-5"/>
          <w:sz w:val="24"/>
          <w:szCs w:val="24"/>
        </w:rPr>
        <w:t xml:space="preserve">run(String... </w:t>
      </w:r>
      <w:proofErr w:type="spellStart"/>
      <w:r>
        <w:rPr>
          <w:rStyle w:val="nz"/>
          <w:color w:val="292929"/>
          <w:spacing w:val="-5"/>
          <w:sz w:val="24"/>
          <w:szCs w:val="24"/>
        </w:rPr>
        <w:t>args</w:t>
      </w:r>
      <w:proofErr w:type="spellEnd"/>
      <w:r>
        <w:rPr>
          <w:rStyle w:val="nz"/>
          <w:color w:val="292929"/>
          <w:spacing w:val="-5"/>
          <w:sz w:val="24"/>
          <w:szCs w:val="24"/>
        </w:rPr>
        <w:t xml:space="preserve">) </w:t>
      </w:r>
      <w:r>
        <w:rPr>
          <w:rStyle w:val="Strong"/>
          <w:rFonts w:eastAsiaTheme="majorEastAsia"/>
          <w:color w:val="292929"/>
          <w:spacing w:val="-5"/>
          <w:sz w:val="24"/>
          <w:szCs w:val="24"/>
        </w:rPr>
        <w:t xml:space="preserve">throws </w:t>
      </w:r>
      <w:r>
        <w:rPr>
          <w:rStyle w:val="nz"/>
          <w:color w:val="292929"/>
          <w:spacing w:val="-5"/>
          <w:sz w:val="24"/>
          <w:szCs w:val="24"/>
        </w:rPr>
        <w:t>Exception {</w:t>
      </w:r>
      <w:r>
        <w:rPr>
          <w:color w:val="292929"/>
          <w:spacing w:val="-5"/>
          <w:sz w:val="24"/>
          <w:szCs w:val="24"/>
        </w:rPr>
        <w:br/>
      </w:r>
      <w:r>
        <w:rPr>
          <w:rStyle w:val="nz"/>
          <w:color w:val="292929"/>
          <w:spacing w:val="-5"/>
          <w:sz w:val="24"/>
          <w:szCs w:val="24"/>
        </w:rPr>
        <w:t xml:space="preserve">            </w:t>
      </w:r>
      <w:proofErr w:type="spellStart"/>
      <w:r>
        <w:rPr>
          <w:rStyle w:val="nz"/>
          <w:color w:val="292929"/>
          <w:spacing w:val="-5"/>
          <w:sz w:val="24"/>
          <w:szCs w:val="24"/>
        </w:rPr>
        <w:t>executor.execute</w:t>
      </w:r>
      <w:proofErr w:type="spellEnd"/>
      <w:r>
        <w:rPr>
          <w:rStyle w:val="nz"/>
          <w:color w:val="292929"/>
          <w:spacing w:val="-5"/>
          <w:sz w:val="24"/>
          <w:szCs w:val="24"/>
        </w:rPr>
        <w:t>(</w:t>
      </w:r>
      <w:proofErr w:type="spellStart"/>
      <w:r>
        <w:rPr>
          <w:rStyle w:val="Strong"/>
          <w:rFonts w:eastAsiaTheme="majorEastAsia"/>
          <w:color w:val="292929"/>
          <w:spacing w:val="-5"/>
          <w:sz w:val="24"/>
          <w:szCs w:val="24"/>
        </w:rPr>
        <w:t>MessageListener</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rStyle w:val="nz"/>
          <w:color w:val="292929"/>
          <w:spacing w:val="-5"/>
          <w:sz w:val="24"/>
          <w:szCs w:val="24"/>
        </w:rPr>
        <w:t xml:space="preserve">   }</w:t>
      </w:r>
    </w:p>
    <w:p w14:paraId="14D40A06" w14:textId="77777777" w:rsidR="00597C75" w:rsidRDefault="00597C75" w:rsidP="00597C75">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 xml:space="preserve">Finally </w:t>
      </w:r>
      <w:proofErr w:type="gramStart"/>
      <w:r>
        <w:rPr>
          <w:rStyle w:val="Emphasis"/>
          <w:rFonts w:ascii="Georgia" w:hAnsi="Georgia"/>
          <w:b/>
          <w:bCs/>
          <w:color w:val="292929"/>
          <w:spacing w:val="-1"/>
          <w:sz w:val="30"/>
          <w:szCs w:val="30"/>
        </w:rPr>
        <w:t>we</w:t>
      </w:r>
      <w:proofErr w:type="gramEnd"/>
      <w:r>
        <w:rPr>
          <w:rStyle w:val="Emphasis"/>
          <w:rFonts w:ascii="Georgia" w:hAnsi="Georgia"/>
          <w:b/>
          <w:bCs/>
          <w:color w:val="292929"/>
          <w:spacing w:val="-1"/>
          <w:sz w:val="30"/>
          <w:szCs w:val="30"/>
        </w:rPr>
        <w:t xml:space="preserve"> done for subscribe part now we check how we can publish data over the </w:t>
      </w:r>
      <w:proofErr w:type="spellStart"/>
      <w:r>
        <w:rPr>
          <w:rStyle w:val="Emphasis"/>
          <w:rFonts w:ascii="Georgia" w:hAnsi="Georgia"/>
          <w:b/>
          <w:bCs/>
          <w:color w:val="292929"/>
          <w:spacing w:val="-1"/>
          <w:sz w:val="30"/>
          <w:szCs w:val="30"/>
        </w:rPr>
        <w:t>Mqtt</w:t>
      </w:r>
      <w:proofErr w:type="spellEnd"/>
      <w:r>
        <w:rPr>
          <w:rStyle w:val="Emphasis"/>
          <w:rFonts w:ascii="Georgia" w:hAnsi="Georgia"/>
          <w:b/>
          <w:bCs/>
          <w:color w:val="292929"/>
          <w:spacing w:val="-1"/>
          <w:sz w:val="30"/>
          <w:szCs w:val="30"/>
        </w:rPr>
        <w:t xml:space="preserve"> Protocol to send broker when other device can subscribe</w:t>
      </w:r>
    </w:p>
    <w:p w14:paraId="259152BC" w14:textId="77777777" w:rsidR="00597C75" w:rsidRDefault="00597C75" w:rsidP="00597C75">
      <w:pPr>
        <w:pStyle w:val="HTMLPreformatted"/>
        <w:shd w:val="clear" w:color="auto" w:fill="F2F2F2"/>
        <w:rPr>
          <w:color w:val="292929"/>
          <w:sz w:val="27"/>
          <w:szCs w:val="27"/>
        </w:rPr>
      </w:pPr>
      <w:r>
        <w:rPr>
          <w:rStyle w:val="nz"/>
          <w:color w:val="292929"/>
          <w:spacing w:val="-5"/>
          <w:sz w:val="24"/>
          <w:szCs w:val="24"/>
        </w:rPr>
        <w:t>@Component</w:t>
      </w:r>
      <w:r>
        <w:rPr>
          <w:color w:val="292929"/>
          <w:spacing w:val="-5"/>
          <w:sz w:val="24"/>
          <w:szCs w:val="24"/>
        </w:rPr>
        <w:br/>
      </w:r>
      <w:r>
        <w:rPr>
          <w:rStyle w:val="Strong"/>
          <w:rFonts w:eastAsiaTheme="majorEastAsia"/>
          <w:color w:val="292929"/>
          <w:spacing w:val="-5"/>
          <w:sz w:val="24"/>
          <w:szCs w:val="24"/>
        </w:rPr>
        <w:t xml:space="preserve">public class </w:t>
      </w:r>
      <w:proofErr w:type="spellStart"/>
      <w:r>
        <w:rPr>
          <w:rStyle w:val="nz"/>
          <w:color w:val="292929"/>
          <w:spacing w:val="-5"/>
          <w:sz w:val="24"/>
          <w:szCs w:val="24"/>
        </w:rPr>
        <w:t>MqttPublisherImpl</w:t>
      </w:r>
      <w:proofErr w:type="spellEnd"/>
      <w:r>
        <w:rPr>
          <w:rStyle w:val="nz"/>
          <w:color w:val="292929"/>
          <w:spacing w:val="-5"/>
          <w:sz w:val="24"/>
          <w:szCs w:val="24"/>
        </w:rPr>
        <w:t xml:space="preserve"> </w:t>
      </w:r>
      <w:r>
        <w:rPr>
          <w:rStyle w:val="Strong"/>
          <w:rFonts w:eastAsiaTheme="majorEastAsia"/>
          <w:color w:val="292929"/>
          <w:spacing w:val="-5"/>
          <w:sz w:val="24"/>
          <w:szCs w:val="24"/>
        </w:rPr>
        <w:t xml:space="preserve">extends </w:t>
      </w:r>
      <w:proofErr w:type="spellStart"/>
      <w:r>
        <w:rPr>
          <w:rStyle w:val="nz"/>
          <w:color w:val="292929"/>
          <w:spacing w:val="-5"/>
          <w:sz w:val="24"/>
          <w:szCs w:val="24"/>
        </w:rPr>
        <w:t>MqttConfig</w:t>
      </w:r>
      <w:proofErr w:type="spellEnd"/>
      <w:r>
        <w:rPr>
          <w:rStyle w:val="nz"/>
          <w:color w:val="292929"/>
          <w:spacing w:val="-5"/>
          <w:sz w:val="24"/>
          <w:szCs w:val="24"/>
        </w:rPr>
        <w:t xml:space="preserve"> </w:t>
      </w:r>
      <w:r>
        <w:rPr>
          <w:rStyle w:val="Strong"/>
          <w:rFonts w:eastAsiaTheme="majorEastAsia"/>
          <w:color w:val="292929"/>
          <w:spacing w:val="-5"/>
          <w:sz w:val="24"/>
          <w:szCs w:val="24"/>
        </w:rPr>
        <w:t xml:space="preserve">implements </w:t>
      </w:r>
      <w:proofErr w:type="spellStart"/>
      <w:r>
        <w:rPr>
          <w:rStyle w:val="nz"/>
          <w:color w:val="292929"/>
          <w:spacing w:val="-5"/>
          <w:sz w:val="24"/>
          <w:szCs w:val="24"/>
        </w:rPr>
        <w:t>MqttCallback</w:t>
      </w:r>
      <w:proofErr w:type="spellEnd"/>
      <w:r>
        <w:rPr>
          <w:rStyle w:val="nz"/>
          <w:color w:val="292929"/>
          <w:spacing w:val="-5"/>
          <w:sz w:val="24"/>
          <w:szCs w:val="24"/>
        </w:rPr>
        <w:t>{</w:t>
      </w:r>
      <w:r>
        <w:rPr>
          <w:color w:val="292929"/>
          <w:spacing w:val="-5"/>
          <w:sz w:val="24"/>
          <w:szCs w:val="24"/>
        </w:rPr>
        <w:br/>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private static final </w:t>
      </w:r>
      <w:r>
        <w:rPr>
          <w:rStyle w:val="nz"/>
          <w:color w:val="292929"/>
          <w:spacing w:val="-5"/>
          <w:sz w:val="24"/>
          <w:szCs w:val="24"/>
        </w:rPr>
        <w:t xml:space="preserve">Logger </w:t>
      </w:r>
      <w:proofErr w:type="spellStart"/>
      <w:r>
        <w:rPr>
          <w:rStyle w:val="Emphasis"/>
          <w:b/>
          <w:bCs/>
          <w:color w:val="292929"/>
          <w:spacing w:val="-5"/>
          <w:sz w:val="24"/>
          <w:szCs w:val="24"/>
        </w:rPr>
        <w:t>logger</w:t>
      </w:r>
      <w:proofErr w:type="spellEnd"/>
      <w:r>
        <w:rPr>
          <w:rStyle w:val="Emphasis"/>
          <w:b/>
          <w:bCs/>
          <w:color w:val="292929"/>
          <w:spacing w:val="-5"/>
          <w:sz w:val="24"/>
          <w:szCs w:val="24"/>
        </w:rPr>
        <w:t xml:space="preserve"> </w:t>
      </w:r>
      <w:r>
        <w:rPr>
          <w:rStyle w:val="nz"/>
          <w:color w:val="292929"/>
          <w:spacing w:val="-5"/>
          <w:sz w:val="24"/>
          <w:szCs w:val="24"/>
        </w:rPr>
        <w:t xml:space="preserve">= </w:t>
      </w:r>
      <w:proofErr w:type="spellStart"/>
      <w:r>
        <w:rPr>
          <w:rStyle w:val="nz"/>
          <w:color w:val="292929"/>
          <w:spacing w:val="-5"/>
          <w:sz w:val="24"/>
          <w:szCs w:val="24"/>
        </w:rPr>
        <w:t>LoggerFactory.</w:t>
      </w:r>
      <w:r>
        <w:rPr>
          <w:rStyle w:val="Emphasis"/>
          <w:color w:val="292929"/>
          <w:spacing w:val="-5"/>
          <w:sz w:val="24"/>
          <w:szCs w:val="24"/>
        </w:rPr>
        <w:t>getLogger</w:t>
      </w:r>
      <w:proofErr w:type="spellEnd"/>
      <w:r>
        <w:rPr>
          <w:rStyle w:val="nz"/>
          <w:color w:val="292929"/>
          <w:spacing w:val="-5"/>
          <w:sz w:val="24"/>
          <w:szCs w:val="24"/>
        </w:rPr>
        <w:t>(</w:t>
      </w:r>
      <w:proofErr w:type="spellStart"/>
      <w:r>
        <w:rPr>
          <w:rStyle w:val="nz"/>
          <w:color w:val="292929"/>
          <w:spacing w:val="-5"/>
          <w:sz w:val="24"/>
          <w:szCs w:val="24"/>
        </w:rPr>
        <w:t>MqttPublisherImpl.</w:t>
      </w:r>
      <w:r>
        <w:rPr>
          <w:rStyle w:val="Strong"/>
          <w:rFonts w:eastAsiaTheme="majorEastAsia"/>
          <w:color w:val="292929"/>
          <w:spacing w:val="-5"/>
          <w:sz w:val="24"/>
          <w:szCs w:val="24"/>
        </w:rPr>
        <w:t>class</w:t>
      </w:r>
      <w:proofErr w:type="spellEnd"/>
      <w:r>
        <w:rPr>
          <w:rStyle w:val="nz"/>
          <w:color w:val="292929"/>
          <w:spacing w:val="-5"/>
          <w:sz w:val="24"/>
          <w:szCs w:val="24"/>
        </w:rPr>
        <w:t>);</w:t>
      </w:r>
      <w:r>
        <w:rPr>
          <w:color w:val="292929"/>
          <w:spacing w:val="-5"/>
          <w:sz w:val="24"/>
          <w:szCs w:val="24"/>
        </w:rPr>
        <w:br/>
      </w:r>
      <w:r>
        <w:rPr>
          <w:color w:val="292929"/>
          <w:spacing w:val="-5"/>
          <w:sz w:val="24"/>
          <w:szCs w:val="24"/>
        </w:rPr>
        <w:br/>
      </w:r>
      <w:r>
        <w:rPr>
          <w:rStyle w:val="nz"/>
          <w:color w:val="292929"/>
          <w:spacing w:val="-5"/>
          <w:sz w:val="24"/>
          <w:szCs w:val="24"/>
        </w:rPr>
        <w:t xml:space="preserve">   </w:t>
      </w:r>
      <w:r>
        <w:rPr>
          <w:i/>
          <w:iCs/>
          <w:color w:val="292929"/>
          <w:spacing w:val="-5"/>
          <w:sz w:val="24"/>
          <w:szCs w:val="24"/>
        </w:rPr>
        <w:br/>
      </w:r>
      <w:r>
        <w:rPr>
          <w:rStyle w:val="Emphasis"/>
          <w:color w:val="292929"/>
          <w:spacing w:val="-5"/>
          <w:sz w:val="24"/>
          <w:szCs w:val="24"/>
        </w:rPr>
        <w:t xml:space="preserve">    </w:t>
      </w:r>
      <w:r>
        <w:rPr>
          <w:rStyle w:val="Strong"/>
          <w:rFonts w:eastAsiaTheme="majorEastAsia"/>
          <w:color w:val="292929"/>
          <w:spacing w:val="-5"/>
          <w:sz w:val="24"/>
          <w:szCs w:val="24"/>
        </w:rPr>
        <w:t xml:space="preserve">private </w:t>
      </w:r>
      <w:proofErr w:type="spellStart"/>
      <w:r>
        <w:rPr>
          <w:rStyle w:val="nz"/>
          <w:color w:val="292929"/>
          <w:spacing w:val="-5"/>
          <w:sz w:val="24"/>
          <w:szCs w:val="24"/>
        </w:rPr>
        <w:t>MqttPublisherImpl</w:t>
      </w:r>
      <w:proofErr w:type="spellEnd"/>
      <w:r>
        <w:rPr>
          <w:rStyle w:val="nz"/>
          <w:color w:val="292929"/>
          <w:spacing w:val="-5"/>
          <w:sz w:val="24"/>
          <w:szCs w:val="24"/>
        </w:rPr>
        <w:t>() {</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.config</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i/>
          <w:iCs/>
          <w:color w:val="292929"/>
          <w:spacing w:val="-5"/>
          <w:sz w:val="24"/>
          <w:szCs w:val="24"/>
        </w:rPr>
        <w:br/>
      </w:r>
      <w:r>
        <w:rPr>
          <w:rStyle w:val="Emphasis"/>
          <w:color w:val="292929"/>
          <w:spacing w:val="-5"/>
          <w:sz w:val="24"/>
          <w:szCs w:val="24"/>
        </w:rPr>
        <w:t xml:space="preserve">    </w:t>
      </w:r>
      <w:r>
        <w:rPr>
          <w:rStyle w:val="Strong"/>
          <w:rFonts w:eastAsiaTheme="majorEastAsia"/>
          <w:color w:val="292929"/>
          <w:spacing w:val="-5"/>
          <w:sz w:val="24"/>
          <w:szCs w:val="24"/>
        </w:rPr>
        <w:t xml:space="preserve">private </w:t>
      </w:r>
      <w:proofErr w:type="spellStart"/>
      <w:r>
        <w:rPr>
          <w:rStyle w:val="nz"/>
          <w:color w:val="292929"/>
          <w:spacing w:val="-5"/>
          <w:sz w:val="24"/>
          <w:szCs w:val="24"/>
        </w:rPr>
        <w:t>MqttPublisherImpl</w:t>
      </w:r>
      <w:proofErr w:type="spellEnd"/>
      <w:r>
        <w:rPr>
          <w:rStyle w:val="nz"/>
          <w:color w:val="292929"/>
          <w:spacing w:val="-5"/>
          <w:sz w:val="24"/>
          <w:szCs w:val="24"/>
        </w:rPr>
        <w:t xml:space="preserve">(String broker, Integer port, Boolean </w:t>
      </w:r>
      <w:proofErr w:type="spellStart"/>
      <w:r>
        <w:rPr>
          <w:rStyle w:val="nz"/>
          <w:color w:val="292929"/>
          <w:spacing w:val="-5"/>
          <w:sz w:val="24"/>
          <w:szCs w:val="24"/>
        </w:rPr>
        <w:t>ssl</w:t>
      </w:r>
      <w:proofErr w:type="spellEnd"/>
      <w:r>
        <w:rPr>
          <w:rStyle w:val="nz"/>
          <w:color w:val="292929"/>
          <w:spacing w:val="-5"/>
          <w:sz w:val="24"/>
          <w:szCs w:val="24"/>
        </w:rPr>
        <w:t xml:space="preserve">, Boolean </w:t>
      </w:r>
      <w:proofErr w:type="spellStart"/>
      <w:r>
        <w:rPr>
          <w:rStyle w:val="nz"/>
          <w:color w:val="292929"/>
          <w:spacing w:val="-5"/>
          <w:sz w:val="24"/>
          <w:szCs w:val="24"/>
        </w:rPr>
        <w:t>withUserNamePass</w:t>
      </w:r>
      <w:proofErr w:type="spellEnd"/>
      <w:r>
        <w:rPr>
          <w:rStyle w:val="nz"/>
          <w:color w:val="292929"/>
          <w:spacing w:val="-5"/>
          <w:sz w:val="24"/>
          <w:szCs w:val="24"/>
        </w:rPr>
        <w:t>) {</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.config</w:t>
      </w:r>
      <w:proofErr w:type="spellEnd"/>
      <w:r>
        <w:rPr>
          <w:rStyle w:val="nz"/>
          <w:color w:val="292929"/>
          <w:spacing w:val="-5"/>
          <w:sz w:val="24"/>
          <w:szCs w:val="24"/>
        </w:rPr>
        <w:t xml:space="preserve">(broker, port, </w:t>
      </w:r>
      <w:proofErr w:type="spellStart"/>
      <w:r>
        <w:rPr>
          <w:rStyle w:val="nz"/>
          <w:color w:val="292929"/>
          <w:spacing w:val="-5"/>
          <w:sz w:val="24"/>
          <w:szCs w:val="24"/>
        </w:rPr>
        <w:t>ssl</w:t>
      </w:r>
      <w:proofErr w:type="spellEnd"/>
      <w:r>
        <w:rPr>
          <w:rStyle w:val="nz"/>
          <w:color w:val="292929"/>
          <w:spacing w:val="-5"/>
          <w:sz w:val="24"/>
          <w:szCs w:val="24"/>
        </w:rPr>
        <w:t xml:space="preserve">, </w:t>
      </w:r>
      <w:proofErr w:type="spellStart"/>
      <w:r>
        <w:rPr>
          <w:rStyle w:val="nz"/>
          <w:color w:val="292929"/>
          <w:spacing w:val="-5"/>
          <w:sz w:val="24"/>
          <w:szCs w:val="24"/>
        </w:rPr>
        <w:t>withUserNamePass</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public static </w:t>
      </w:r>
      <w:proofErr w:type="spellStart"/>
      <w:r>
        <w:rPr>
          <w:rStyle w:val="nz"/>
          <w:color w:val="292929"/>
          <w:spacing w:val="-5"/>
          <w:sz w:val="24"/>
          <w:szCs w:val="24"/>
        </w:rPr>
        <w:t>MqttPublisherImpl</w:t>
      </w:r>
      <w:proofErr w:type="spellEnd"/>
      <w:r>
        <w:rPr>
          <w:rStyle w:val="nz"/>
          <w:color w:val="292929"/>
          <w:spacing w:val="-5"/>
          <w:sz w:val="24"/>
          <w:szCs w:val="24"/>
        </w:rPr>
        <w:t xml:space="preserve"> </w:t>
      </w:r>
      <w:proofErr w:type="spellStart"/>
      <w:r>
        <w:rPr>
          <w:rStyle w:val="nz"/>
          <w:color w:val="292929"/>
          <w:spacing w:val="-5"/>
          <w:sz w:val="24"/>
          <w:szCs w:val="24"/>
        </w:rPr>
        <w:t>getInstance</w:t>
      </w:r>
      <w:proofErr w:type="spellEnd"/>
      <w:r>
        <w:rPr>
          <w:rStyle w:val="nz"/>
          <w:color w:val="292929"/>
          <w:spacing w:val="-5"/>
          <w:sz w:val="24"/>
          <w:szCs w:val="24"/>
        </w:rPr>
        <w:t>() {</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return new </w:t>
      </w:r>
      <w:proofErr w:type="spellStart"/>
      <w:r>
        <w:rPr>
          <w:rStyle w:val="nz"/>
          <w:color w:val="292929"/>
          <w:spacing w:val="-5"/>
          <w:sz w:val="24"/>
          <w:szCs w:val="24"/>
        </w:rPr>
        <w:t>MqttPublisherImpl</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color w:val="292929"/>
          <w:spacing w:val="-5"/>
          <w:sz w:val="24"/>
          <w:szCs w:val="24"/>
        </w:rPr>
        <w:br/>
      </w:r>
      <w:r>
        <w:rPr>
          <w:rStyle w:val="nz"/>
          <w:color w:val="292929"/>
          <w:spacing w:val="-5"/>
          <w:sz w:val="24"/>
          <w:szCs w:val="24"/>
        </w:rPr>
        <w:t xml:space="preserve">   </w:t>
      </w:r>
      <w:r>
        <w:rPr>
          <w:i/>
          <w:iCs/>
          <w:color w:val="292929"/>
          <w:spacing w:val="-5"/>
          <w:sz w:val="24"/>
          <w:szCs w:val="24"/>
        </w:rPr>
        <w:br/>
      </w:r>
      <w:r>
        <w:rPr>
          <w:rStyle w:val="Emphasis"/>
          <w:color w:val="292929"/>
          <w:spacing w:val="-5"/>
          <w:sz w:val="24"/>
          <w:szCs w:val="24"/>
        </w:rPr>
        <w:t xml:space="preserve">    </w:t>
      </w:r>
      <w:r>
        <w:rPr>
          <w:rStyle w:val="Strong"/>
          <w:rFonts w:eastAsiaTheme="majorEastAsia"/>
          <w:color w:val="292929"/>
          <w:spacing w:val="-5"/>
          <w:sz w:val="24"/>
          <w:szCs w:val="24"/>
        </w:rPr>
        <w:t xml:space="preserve">public static </w:t>
      </w:r>
      <w:proofErr w:type="spellStart"/>
      <w:r>
        <w:rPr>
          <w:rStyle w:val="nz"/>
          <w:color w:val="292929"/>
          <w:spacing w:val="-5"/>
          <w:sz w:val="24"/>
          <w:szCs w:val="24"/>
        </w:rPr>
        <w:t>MqttPublisherImpl</w:t>
      </w:r>
      <w:proofErr w:type="spellEnd"/>
      <w:r>
        <w:rPr>
          <w:rStyle w:val="nz"/>
          <w:color w:val="292929"/>
          <w:spacing w:val="-5"/>
          <w:sz w:val="24"/>
          <w:szCs w:val="24"/>
        </w:rPr>
        <w:t xml:space="preserve"> </w:t>
      </w:r>
      <w:proofErr w:type="spellStart"/>
      <w:r>
        <w:rPr>
          <w:rStyle w:val="nz"/>
          <w:color w:val="292929"/>
          <w:spacing w:val="-5"/>
          <w:sz w:val="24"/>
          <w:szCs w:val="24"/>
        </w:rPr>
        <w:t>getInstance</w:t>
      </w:r>
      <w:proofErr w:type="spellEnd"/>
      <w:r>
        <w:rPr>
          <w:rStyle w:val="nz"/>
          <w:color w:val="292929"/>
          <w:spacing w:val="-5"/>
          <w:sz w:val="24"/>
          <w:szCs w:val="24"/>
        </w:rPr>
        <w:t xml:space="preserve">(String broker, Integer port, Boolean </w:t>
      </w:r>
      <w:proofErr w:type="spellStart"/>
      <w:r>
        <w:rPr>
          <w:rStyle w:val="nz"/>
          <w:color w:val="292929"/>
          <w:spacing w:val="-5"/>
          <w:sz w:val="24"/>
          <w:szCs w:val="24"/>
        </w:rPr>
        <w:t>ssl</w:t>
      </w:r>
      <w:proofErr w:type="spellEnd"/>
      <w:r>
        <w:rPr>
          <w:rStyle w:val="nz"/>
          <w:color w:val="292929"/>
          <w:spacing w:val="-5"/>
          <w:sz w:val="24"/>
          <w:szCs w:val="24"/>
        </w:rPr>
        <w:t xml:space="preserve">, Boolean </w:t>
      </w:r>
      <w:proofErr w:type="spellStart"/>
      <w:r>
        <w:rPr>
          <w:rStyle w:val="nz"/>
          <w:color w:val="292929"/>
          <w:spacing w:val="-5"/>
          <w:sz w:val="24"/>
          <w:szCs w:val="24"/>
        </w:rPr>
        <w:t>withUserNamePass</w:t>
      </w:r>
      <w:proofErr w:type="spellEnd"/>
      <w:r>
        <w:rPr>
          <w:rStyle w:val="nz"/>
          <w:color w:val="292929"/>
          <w:spacing w:val="-5"/>
          <w:sz w:val="24"/>
          <w:szCs w:val="24"/>
        </w:rPr>
        <w:t>) {</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return new </w:t>
      </w:r>
      <w:proofErr w:type="spellStart"/>
      <w:r>
        <w:rPr>
          <w:rStyle w:val="nz"/>
          <w:color w:val="292929"/>
          <w:spacing w:val="-5"/>
          <w:sz w:val="24"/>
          <w:szCs w:val="24"/>
        </w:rPr>
        <w:t>MqttPublisherImpl</w:t>
      </w:r>
      <w:proofErr w:type="spellEnd"/>
      <w:r>
        <w:rPr>
          <w:rStyle w:val="nz"/>
          <w:color w:val="292929"/>
          <w:spacing w:val="-5"/>
          <w:sz w:val="24"/>
          <w:szCs w:val="24"/>
        </w:rPr>
        <w:t xml:space="preserve">(broker, port, </w:t>
      </w:r>
      <w:proofErr w:type="spellStart"/>
      <w:r>
        <w:rPr>
          <w:rStyle w:val="nz"/>
          <w:color w:val="292929"/>
          <w:spacing w:val="-5"/>
          <w:sz w:val="24"/>
          <w:szCs w:val="24"/>
        </w:rPr>
        <w:t>ssl</w:t>
      </w:r>
      <w:proofErr w:type="spellEnd"/>
      <w:r>
        <w:rPr>
          <w:rStyle w:val="nz"/>
          <w:color w:val="292929"/>
          <w:spacing w:val="-5"/>
          <w:sz w:val="24"/>
          <w:szCs w:val="24"/>
        </w:rPr>
        <w:t xml:space="preserve">, </w:t>
      </w:r>
      <w:proofErr w:type="spellStart"/>
      <w:r>
        <w:rPr>
          <w:rStyle w:val="nz"/>
          <w:color w:val="292929"/>
          <w:spacing w:val="-5"/>
          <w:sz w:val="24"/>
          <w:szCs w:val="24"/>
        </w:rPr>
        <w:t>withUserNamePass</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color w:val="292929"/>
          <w:spacing w:val="-5"/>
          <w:sz w:val="24"/>
          <w:szCs w:val="24"/>
        </w:rPr>
        <w:br/>
      </w:r>
      <w:r>
        <w:rPr>
          <w:rStyle w:val="nz"/>
          <w:color w:val="292929"/>
          <w:spacing w:val="-5"/>
          <w:sz w:val="24"/>
          <w:szCs w:val="24"/>
        </w:rPr>
        <w:t xml:space="preserve">    @Override</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public </w:t>
      </w:r>
      <w:r>
        <w:rPr>
          <w:rStyle w:val="nz"/>
          <w:color w:val="292929"/>
          <w:spacing w:val="-5"/>
          <w:sz w:val="24"/>
          <w:szCs w:val="24"/>
        </w:rPr>
        <w:t xml:space="preserve">void </w:t>
      </w:r>
      <w:proofErr w:type="spellStart"/>
      <w:r>
        <w:rPr>
          <w:rStyle w:val="nz"/>
          <w:color w:val="292929"/>
          <w:spacing w:val="-5"/>
          <w:sz w:val="24"/>
          <w:szCs w:val="24"/>
        </w:rPr>
        <w:t>publishMessage</w:t>
      </w:r>
      <w:proofErr w:type="spellEnd"/>
      <w:r>
        <w:rPr>
          <w:rStyle w:val="nz"/>
          <w:color w:val="292929"/>
          <w:spacing w:val="-5"/>
          <w:sz w:val="24"/>
          <w:szCs w:val="24"/>
        </w:rPr>
        <w:t>(String topic, String message) {</w:t>
      </w:r>
      <w:r>
        <w:rPr>
          <w:color w:val="292929"/>
          <w:spacing w:val="-5"/>
          <w:sz w:val="24"/>
          <w:szCs w:val="24"/>
        </w:rPr>
        <w:br/>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try </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nz"/>
          <w:color w:val="292929"/>
          <w:spacing w:val="-5"/>
          <w:sz w:val="24"/>
          <w:szCs w:val="24"/>
        </w:rPr>
        <w:t>MqttMessage</w:t>
      </w:r>
      <w:proofErr w:type="spellEnd"/>
      <w:r>
        <w:rPr>
          <w:rStyle w:val="nz"/>
          <w:color w:val="292929"/>
          <w:spacing w:val="-5"/>
          <w:sz w:val="24"/>
          <w:szCs w:val="24"/>
        </w:rPr>
        <w:t xml:space="preserve"> </w:t>
      </w:r>
      <w:proofErr w:type="spellStart"/>
      <w:r>
        <w:rPr>
          <w:rStyle w:val="nz"/>
          <w:color w:val="292929"/>
          <w:spacing w:val="-5"/>
          <w:sz w:val="24"/>
          <w:szCs w:val="24"/>
        </w:rPr>
        <w:t>mqttmessage</w:t>
      </w:r>
      <w:proofErr w:type="spellEnd"/>
      <w:r>
        <w:rPr>
          <w:rStyle w:val="nz"/>
          <w:color w:val="292929"/>
          <w:spacing w:val="-5"/>
          <w:sz w:val="24"/>
          <w:szCs w:val="24"/>
        </w:rPr>
        <w:t xml:space="preserve"> = </w:t>
      </w:r>
      <w:r>
        <w:rPr>
          <w:rStyle w:val="Strong"/>
          <w:rFonts w:eastAsiaTheme="majorEastAsia"/>
          <w:color w:val="292929"/>
          <w:spacing w:val="-5"/>
          <w:sz w:val="24"/>
          <w:szCs w:val="24"/>
        </w:rPr>
        <w:t xml:space="preserve">new </w:t>
      </w:r>
      <w:proofErr w:type="spellStart"/>
      <w:r>
        <w:rPr>
          <w:rStyle w:val="nz"/>
          <w:color w:val="292929"/>
          <w:spacing w:val="-5"/>
          <w:sz w:val="24"/>
          <w:szCs w:val="24"/>
        </w:rPr>
        <w:t>MqttMessage</w:t>
      </w:r>
      <w:proofErr w:type="spellEnd"/>
      <w:r>
        <w:rPr>
          <w:rStyle w:val="nz"/>
          <w:color w:val="292929"/>
          <w:spacing w:val="-5"/>
          <w:sz w:val="24"/>
          <w:szCs w:val="24"/>
        </w:rPr>
        <w:t>(</w:t>
      </w:r>
      <w:proofErr w:type="spellStart"/>
      <w:r>
        <w:rPr>
          <w:rStyle w:val="nz"/>
          <w:color w:val="292929"/>
          <w:spacing w:val="-5"/>
          <w:sz w:val="24"/>
          <w:szCs w:val="24"/>
        </w:rPr>
        <w:t>message.getBytes</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nz"/>
          <w:color w:val="292929"/>
          <w:spacing w:val="-5"/>
          <w:sz w:val="24"/>
          <w:szCs w:val="24"/>
        </w:rPr>
        <w:t>mqttmessage.setQos</w:t>
      </w:r>
      <w:proofErr w:type="spellEnd"/>
      <w:r>
        <w:rPr>
          <w:rStyle w:val="nz"/>
          <w:color w:val="292929"/>
          <w:spacing w:val="-5"/>
          <w:sz w:val="24"/>
          <w:szCs w:val="24"/>
        </w:rPr>
        <w:t>(</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qos</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nz"/>
          <w:color w:val="292929"/>
          <w:spacing w:val="-5"/>
          <w:sz w:val="24"/>
          <w:szCs w:val="24"/>
        </w:rPr>
        <w:t>mqttmessage.setRetained</w:t>
      </w:r>
      <w:proofErr w:type="spellEnd"/>
      <w:r>
        <w:rPr>
          <w:rStyle w:val="nz"/>
          <w:color w:val="292929"/>
          <w:spacing w:val="-5"/>
          <w:sz w:val="24"/>
          <w:szCs w:val="24"/>
        </w:rPr>
        <w:t>(</w:t>
      </w:r>
      <w:r>
        <w:rPr>
          <w:rStyle w:val="Strong"/>
          <w:rFonts w:eastAsiaTheme="majorEastAsia"/>
          <w:color w:val="292929"/>
          <w:spacing w:val="-5"/>
          <w:sz w:val="24"/>
          <w:szCs w:val="24"/>
        </w:rPr>
        <w:t>false</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mqttClient</w:t>
      </w:r>
      <w:r>
        <w:rPr>
          <w:rStyle w:val="nz"/>
          <w:color w:val="292929"/>
          <w:spacing w:val="-5"/>
          <w:sz w:val="24"/>
          <w:szCs w:val="24"/>
        </w:rPr>
        <w:t>.publish</w:t>
      </w:r>
      <w:proofErr w:type="spellEnd"/>
      <w:r>
        <w:rPr>
          <w:rStyle w:val="nz"/>
          <w:color w:val="292929"/>
          <w:spacing w:val="-5"/>
          <w:sz w:val="24"/>
          <w:szCs w:val="24"/>
        </w:rPr>
        <w:t xml:space="preserve">(topic, </w:t>
      </w:r>
      <w:proofErr w:type="spellStart"/>
      <w:r>
        <w:rPr>
          <w:rStyle w:val="nz"/>
          <w:color w:val="292929"/>
          <w:spacing w:val="-5"/>
          <w:sz w:val="24"/>
          <w:szCs w:val="24"/>
        </w:rPr>
        <w:t>mqttmessage</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 </w:t>
      </w:r>
      <w:r>
        <w:rPr>
          <w:rStyle w:val="Strong"/>
          <w:rFonts w:eastAsiaTheme="majorEastAsia"/>
          <w:color w:val="292929"/>
          <w:spacing w:val="-5"/>
          <w:sz w:val="24"/>
          <w:szCs w:val="24"/>
        </w:rPr>
        <w:t xml:space="preserve">catch </w:t>
      </w:r>
      <w:r>
        <w:rPr>
          <w:rStyle w:val="nz"/>
          <w:color w:val="292929"/>
          <w:spacing w:val="-5"/>
          <w:sz w:val="24"/>
          <w:szCs w:val="24"/>
        </w:rPr>
        <w:t>(</w:t>
      </w:r>
      <w:proofErr w:type="spellStart"/>
      <w:r>
        <w:rPr>
          <w:rStyle w:val="nz"/>
          <w:color w:val="292929"/>
          <w:spacing w:val="-5"/>
          <w:sz w:val="24"/>
          <w:szCs w:val="24"/>
        </w:rPr>
        <w:t>MqttException</w:t>
      </w:r>
      <w:proofErr w:type="spellEnd"/>
      <w:r>
        <w:rPr>
          <w:rStyle w:val="nz"/>
          <w:color w:val="292929"/>
          <w:spacing w:val="-5"/>
          <w:sz w:val="24"/>
          <w:szCs w:val="24"/>
        </w:rPr>
        <w:t xml:space="preserve"> me) {</w:t>
      </w:r>
      <w:r>
        <w:rPr>
          <w:color w:val="292929"/>
          <w:spacing w:val="-5"/>
          <w:sz w:val="24"/>
          <w:szCs w:val="24"/>
        </w:rPr>
        <w:br/>
      </w:r>
      <w:r>
        <w:rPr>
          <w:rStyle w:val="nz"/>
          <w:color w:val="292929"/>
          <w:spacing w:val="-5"/>
          <w:sz w:val="24"/>
          <w:szCs w:val="24"/>
        </w:rPr>
        <w:t xml:space="preserve">            </w:t>
      </w:r>
      <w:proofErr w:type="spellStart"/>
      <w:r>
        <w:rPr>
          <w:rStyle w:val="Emphasis"/>
          <w:b/>
          <w:bCs/>
          <w:color w:val="292929"/>
          <w:spacing w:val="-5"/>
          <w:sz w:val="24"/>
          <w:szCs w:val="24"/>
        </w:rPr>
        <w:t>logger</w:t>
      </w:r>
      <w:r>
        <w:rPr>
          <w:rStyle w:val="nz"/>
          <w:color w:val="292929"/>
          <w:spacing w:val="-5"/>
          <w:sz w:val="24"/>
          <w:szCs w:val="24"/>
        </w:rPr>
        <w:t>.error</w:t>
      </w:r>
      <w:proofErr w:type="spellEnd"/>
      <w:r>
        <w:rPr>
          <w:rStyle w:val="nz"/>
          <w:color w:val="292929"/>
          <w:spacing w:val="-5"/>
          <w:sz w:val="24"/>
          <w:szCs w:val="24"/>
        </w:rPr>
        <w:t>(</w:t>
      </w:r>
      <w:r>
        <w:rPr>
          <w:rStyle w:val="Strong"/>
          <w:rFonts w:eastAsiaTheme="majorEastAsia"/>
          <w:color w:val="292929"/>
          <w:spacing w:val="-5"/>
          <w:sz w:val="24"/>
          <w:szCs w:val="24"/>
        </w:rPr>
        <w:t>"ERROR"</w:t>
      </w:r>
      <w:r>
        <w:rPr>
          <w:rStyle w:val="nz"/>
          <w:color w:val="292929"/>
          <w:spacing w:val="-5"/>
          <w:sz w:val="24"/>
          <w:szCs w:val="24"/>
        </w:rPr>
        <w:t>, me);</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rStyle w:val="nz"/>
          <w:color w:val="292929"/>
          <w:spacing w:val="-5"/>
          <w:sz w:val="24"/>
          <w:szCs w:val="24"/>
        </w:rPr>
        <w:lastRenderedPageBreak/>
        <w:t xml:space="preserve">        </w:t>
      </w:r>
      <w:r>
        <w:rPr>
          <w:rStyle w:val="Strong"/>
          <w:rFonts w:eastAsiaTheme="majorEastAsia"/>
          <w:color w:val="292929"/>
          <w:spacing w:val="-5"/>
          <w:sz w:val="24"/>
          <w:szCs w:val="24"/>
        </w:rPr>
        <w:t>return null</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i/>
          <w:iCs/>
          <w:color w:val="292929"/>
          <w:spacing w:val="-5"/>
          <w:sz w:val="24"/>
          <w:szCs w:val="24"/>
        </w:rPr>
        <w:br/>
      </w:r>
      <w:r>
        <w:rPr>
          <w:rStyle w:val="Emphasis"/>
          <w:color w:val="292929"/>
          <w:spacing w:val="-5"/>
          <w:sz w:val="24"/>
          <w:szCs w:val="24"/>
        </w:rPr>
        <w:t xml:space="preserve">    </w:t>
      </w:r>
      <w:r>
        <w:rPr>
          <w:rStyle w:val="nz"/>
          <w:color w:val="292929"/>
          <w:spacing w:val="-5"/>
          <w:sz w:val="24"/>
          <w:szCs w:val="24"/>
        </w:rPr>
        <w:t>@Override</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public void </w:t>
      </w:r>
      <w:r>
        <w:rPr>
          <w:rStyle w:val="nz"/>
          <w:color w:val="292929"/>
          <w:spacing w:val="-5"/>
          <w:sz w:val="24"/>
          <w:szCs w:val="24"/>
        </w:rPr>
        <w:t>disconnect() {</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try </w:t>
      </w:r>
      <w:r>
        <w:rPr>
          <w:rStyle w:val="nz"/>
          <w:color w:val="292929"/>
          <w:spacing w:val="-5"/>
          <w:sz w:val="24"/>
          <w:szCs w:val="24"/>
        </w:rPr>
        <w:t>{</w:t>
      </w:r>
      <w:r>
        <w:rPr>
          <w:color w:val="292929"/>
          <w:spacing w:val="-5"/>
          <w:sz w:val="24"/>
          <w:szCs w:val="24"/>
        </w:rPr>
        <w:br/>
      </w:r>
      <w:r>
        <w:rPr>
          <w:rStyle w:val="nz"/>
          <w:color w:val="292929"/>
          <w:spacing w:val="-5"/>
          <w:sz w:val="24"/>
          <w:szCs w:val="24"/>
        </w:rPr>
        <w:t xml:space="preserve">            </w:t>
      </w:r>
      <w:proofErr w:type="spellStart"/>
      <w:r>
        <w:rPr>
          <w:rStyle w:val="Strong"/>
          <w:rFonts w:eastAsiaTheme="majorEastAsia"/>
          <w:color w:val="292929"/>
          <w:spacing w:val="-5"/>
          <w:sz w:val="24"/>
          <w:szCs w:val="24"/>
        </w:rPr>
        <w:t>this</w:t>
      </w:r>
      <w:r>
        <w:rPr>
          <w:rStyle w:val="nz"/>
          <w:color w:val="292929"/>
          <w:spacing w:val="-5"/>
          <w:sz w:val="24"/>
          <w:szCs w:val="24"/>
        </w:rPr>
        <w:t>.</w:t>
      </w:r>
      <w:r>
        <w:rPr>
          <w:rStyle w:val="Strong"/>
          <w:rFonts w:eastAsiaTheme="majorEastAsia"/>
          <w:color w:val="292929"/>
          <w:spacing w:val="-5"/>
          <w:sz w:val="24"/>
          <w:szCs w:val="24"/>
        </w:rPr>
        <w:t>mqttClient</w:t>
      </w:r>
      <w:r>
        <w:rPr>
          <w:rStyle w:val="nz"/>
          <w:color w:val="292929"/>
          <w:spacing w:val="-5"/>
          <w:sz w:val="24"/>
          <w:szCs w:val="24"/>
        </w:rPr>
        <w:t>.disconnect</w:t>
      </w:r>
      <w:proofErr w:type="spellEnd"/>
      <w:r>
        <w:rPr>
          <w:rStyle w:val="nz"/>
          <w:color w:val="292929"/>
          <w:spacing w:val="-5"/>
          <w:sz w:val="24"/>
          <w:szCs w:val="24"/>
        </w:rPr>
        <w:t>();</w:t>
      </w:r>
      <w:r>
        <w:rPr>
          <w:color w:val="292929"/>
          <w:spacing w:val="-5"/>
          <w:sz w:val="24"/>
          <w:szCs w:val="24"/>
        </w:rPr>
        <w:br/>
      </w:r>
      <w:r>
        <w:rPr>
          <w:rStyle w:val="nz"/>
          <w:color w:val="292929"/>
          <w:spacing w:val="-5"/>
          <w:sz w:val="24"/>
          <w:szCs w:val="24"/>
        </w:rPr>
        <w:t xml:space="preserve">        } </w:t>
      </w:r>
      <w:r>
        <w:rPr>
          <w:rStyle w:val="Strong"/>
          <w:rFonts w:eastAsiaTheme="majorEastAsia"/>
          <w:color w:val="292929"/>
          <w:spacing w:val="-5"/>
          <w:sz w:val="24"/>
          <w:szCs w:val="24"/>
        </w:rPr>
        <w:t xml:space="preserve">catch </w:t>
      </w:r>
      <w:r>
        <w:rPr>
          <w:rStyle w:val="nz"/>
          <w:color w:val="292929"/>
          <w:spacing w:val="-5"/>
          <w:sz w:val="24"/>
          <w:szCs w:val="24"/>
        </w:rPr>
        <w:t>(</w:t>
      </w:r>
      <w:proofErr w:type="spellStart"/>
      <w:r>
        <w:rPr>
          <w:rStyle w:val="nz"/>
          <w:color w:val="292929"/>
          <w:spacing w:val="-5"/>
          <w:sz w:val="24"/>
          <w:szCs w:val="24"/>
        </w:rPr>
        <w:t>MqttException</w:t>
      </w:r>
      <w:proofErr w:type="spellEnd"/>
      <w:r>
        <w:rPr>
          <w:rStyle w:val="nz"/>
          <w:color w:val="292929"/>
          <w:spacing w:val="-5"/>
          <w:sz w:val="24"/>
          <w:szCs w:val="24"/>
        </w:rPr>
        <w:t xml:space="preserve"> me) {</w:t>
      </w:r>
      <w:r>
        <w:rPr>
          <w:color w:val="292929"/>
          <w:spacing w:val="-5"/>
          <w:sz w:val="24"/>
          <w:szCs w:val="24"/>
        </w:rPr>
        <w:br/>
      </w:r>
      <w:r>
        <w:rPr>
          <w:rStyle w:val="nz"/>
          <w:color w:val="292929"/>
          <w:spacing w:val="-5"/>
          <w:sz w:val="24"/>
          <w:szCs w:val="24"/>
        </w:rPr>
        <w:t xml:space="preserve">            </w:t>
      </w:r>
      <w:proofErr w:type="spellStart"/>
      <w:r>
        <w:rPr>
          <w:rStyle w:val="Emphasis"/>
          <w:b/>
          <w:bCs/>
          <w:color w:val="292929"/>
          <w:spacing w:val="-5"/>
          <w:sz w:val="24"/>
          <w:szCs w:val="24"/>
        </w:rPr>
        <w:t>logger</w:t>
      </w:r>
      <w:r>
        <w:rPr>
          <w:rStyle w:val="nz"/>
          <w:color w:val="292929"/>
          <w:spacing w:val="-5"/>
          <w:sz w:val="24"/>
          <w:szCs w:val="24"/>
        </w:rPr>
        <w:t>.error</w:t>
      </w:r>
      <w:proofErr w:type="spellEnd"/>
      <w:r>
        <w:rPr>
          <w:rStyle w:val="nz"/>
          <w:color w:val="292929"/>
          <w:spacing w:val="-5"/>
          <w:sz w:val="24"/>
          <w:szCs w:val="24"/>
        </w:rPr>
        <w:t>(</w:t>
      </w:r>
      <w:r>
        <w:rPr>
          <w:rStyle w:val="Strong"/>
          <w:rFonts w:eastAsiaTheme="majorEastAsia"/>
          <w:color w:val="292929"/>
          <w:spacing w:val="-5"/>
          <w:sz w:val="24"/>
          <w:szCs w:val="24"/>
        </w:rPr>
        <w:t>"ERROR"</w:t>
      </w:r>
      <w:r>
        <w:rPr>
          <w:rStyle w:val="nz"/>
          <w:color w:val="292929"/>
          <w:spacing w:val="-5"/>
          <w:sz w:val="24"/>
          <w:szCs w:val="24"/>
        </w:rPr>
        <w:t>, me);</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i/>
          <w:iCs/>
          <w:color w:val="292929"/>
          <w:spacing w:val="-5"/>
          <w:sz w:val="24"/>
          <w:szCs w:val="24"/>
        </w:rPr>
        <w:br/>
      </w:r>
      <w:r>
        <w:rPr>
          <w:rStyle w:val="Emphasis"/>
          <w:color w:val="292929"/>
          <w:spacing w:val="-5"/>
          <w:sz w:val="24"/>
          <w:szCs w:val="24"/>
        </w:rPr>
        <w:t xml:space="preserve">    </w:t>
      </w:r>
      <w:r>
        <w:rPr>
          <w:rStyle w:val="nz"/>
          <w:color w:val="292929"/>
          <w:spacing w:val="-5"/>
          <w:sz w:val="24"/>
          <w:szCs w:val="24"/>
        </w:rPr>
        <w:t>@Override</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public void </w:t>
      </w:r>
      <w:proofErr w:type="spellStart"/>
      <w:r>
        <w:rPr>
          <w:rStyle w:val="nz"/>
          <w:color w:val="292929"/>
          <w:spacing w:val="-5"/>
          <w:sz w:val="24"/>
          <w:szCs w:val="24"/>
        </w:rPr>
        <w:t>connectionLost</w:t>
      </w:r>
      <w:proofErr w:type="spellEnd"/>
      <w:r>
        <w:rPr>
          <w:rStyle w:val="nz"/>
          <w:color w:val="292929"/>
          <w:spacing w:val="-5"/>
          <w:sz w:val="24"/>
          <w:szCs w:val="24"/>
        </w:rPr>
        <w:t>(Throwable arg0) {</w:t>
      </w:r>
      <w:r>
        <w:rPr>
          <w:color w:val="292929"/>
          <w:spacing w:val="-5"/>
          <w:sz w:val="24"/>
          <w:szCs w:val="24"/>
        </w:rPr>
        <w:br/>
      </w:r>
      <w:r>
        <w:rPr>
          <w:rStyle w:val="nz"/>
          <w:color w:val="292929"/>
          <w:spacing w:val="-5"/>
          <w:sz w:val="24"/>
          <w:szCs w:val="24"/>
        </w:rPr>
        <w:t xml:space="preserve">        </w:t>
      </w:r>
      <w:r>
        <w:rPr>
          <w:rStyle w:val="Emphasis"/>
          <w:b/>
          <w:bCs/>
          <w:color w:val="292929"/>
          <w:spacing w:val="-5"/>
          <w:sz w:val="24"/>
          <w:szCs w:val="24"/>
        </w:rPr>
        <w:t>logger</w:t>
      </w:r>
      <w:r>
        <w:rPr>
          <w:rStyle w:val="nz"/>
          <w:color w:val="292929"/>
          <w:spacing w:val="-5"/>
          <w:sz w:val="24"/>
          <w:szCs w:val="24"/>
        </w:rPr>
        <w:t>.info(</w:t>
      </w:r>
      <w:r>
        <w:rPr>
          <w:rStyle w:val="Strong"/>
          <w:rFonts w:eastAsiaTheme="majorEastAsia"/>
          <w:color w:val="292929"/>
          <w:spacing w:val="-5"/>
          <w:sz w:val="24"/>
          <w:szCs w:val="24"/>
        </w:rPr>
        <w:t>"Connection Lost"</w:t>
      </w:r>
      <w:r>
        <w:rPr>
          <w:rStyle w:val="nz"/>
          <w:color w:val="292929"/>
          <w:spacing w:val="-5"/>
          <w:sz w:val="24"/>
          <w:szCs w:val="24"/>
        </w:rPr>
        <w:t>);</w:t>
      </w:r>
      <w:r>
        <w:rPr>
          <w:color w:val="292929"/>
          <w:spacing w:val="-5"/>
          <w:sz w:val="24"/>
          <w:szCs w:val="24"/>
        </w:rPr>
        <w:br/>
      </w:r>
      <w:r>
        <w:rPr>
          <w:color w:val="292929"/>
          <w:spacing w:val="-5"/>
          <w:sz w:val="24"/>
          <w:szCs w:val="24"/>
        </w:rPr>
        <w:br/>
      </w:r>
      <w:r>
        <w:rPr>
          <w:rStyle w:val="nz"/>
          <w:color w:val="292929"/>
          <w:spacing w:val="-5"/>
          <w:sz w:val="24"/>
          <w:szCs w:val="24"/>
        </w:rPr>
        <w:t xml:space="preserve">    }</w:t>
      </w:r>
      <w:r>
        <w:rPr>
          <w:color w:val="292929"/>
          <w:spacing w:val="-5"/>
          <w:sz w:val="24"/>
          <w:szCs w:val="24"/>
        </w:rPr>
        <w:br/>
      </w:r>
      <w:r>
        <w:rPr>
          <w:i/>
          <w:iCs/>
          <w:color w:val="292929"/>
          <w:spacing w:val="-5"/>
          <w:sz w:val="24"/>
          <w:szCs w:val="24"/>
        </w:rPr>
        <w:br/>
      </w:r>
      <w:r>
        <w:rPr>
          <w:rStyle w:val="Emphasis"/>
          <w:color w:val="292929"/>
          <w:spacing w:val="-5"/>
          <w:sz w:val="24"/>
          <w:szCs w:val="24"/>
        </w:rPr>
        <w:t xml:space="preserve">    </w:t>
      </w:r>
      <w:r>
        <w:rPr>
          <w:rStyle w:val="nz"/>
          <w:color w:val="292929"/>
          <w:spacing w:val="-5"/>
          <w:sz w:val="24"/>
          <w:szCs w:val="24"/>
        </w:rPr>
        <w:t>@Override</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public void </w:t>
      </w:r>
      <w:proofErr w:type="spellStart"/>
      <w:r>
        <w:rPr>
          <w:rStyle w:val="nz"/>
          <w:color w:val="292929"/>
          <w:spacing w:val="-5"/>
          <w:sz w:val="24"/>
          <w:szCs w:val="24"/>
        </w:rPr>
        <w:t>deliveryComplete</w:t>
      </w:r>
      <w:proofErr w:type="spellEnd"/>
      <w:r>
        <w:rPr>
          <w:rStyle w:val="nz"/>
          <w:color w:val="292929"/>
          <w:spacing w:val="-5"/>
          <w:sz w:val="24"/>
          <w:szCs w:val="24"/>
        </w:rPr>
        <w:t>(</w:t>
      </w:r>
      <w:proofErr w:type="spellStart"/>
      <w:r>
        <w:rPr>
          <w:rStyle w:val="nz"/>
          <w:color w:val="292929"/>
          <w:spacing w:val="-5"/>
          <w:sz w:val="24"/>
          <w:szCs w:val="24"/>
        </w:rPr>
        <w:t>IMqttDeliveryToken</w:t>
      </w:r>
      <w:proofErr w:type="spellEnd"/>
      <w:r>
        <w:rPr>
          <w:rStyle w:val="nz"/>
          <w:color w:val="292929"/>
          <w:spacing w:val="-5"/>
          <w:sz w:val="24"/>
          <w:szCs w:val="24"/>
        </w:rPr>
        <w:t xml:space="preserve"> arg0) {</w:t>
      </w:r>
      <w:r>
        <w:rPr>
          <w:color w:val="292929"/>
          <w:spacing w:val="-5"/>
          <w:sz w:val="24"/>
          <w:szCs w:val="24"/>
        </w:rPr>
        <w:br/>
      </w:r>
      <w:r>
        <w:rPr>
          <w:rStyle w:val="nz"/>
          <w:color w:val="292929"/>
          <w:spacing w:val="-5"/>
          <w:sz w:val="24"/>
          <w:szCs w:val="24"/>
        </w:rPr>
        <w:t xml:space="preserve">        </w:t>
      </w:r>
      <w:r>
        <w:rPr>
          <w:rStyle w:val="Emphasis"/>
          <w:b/>
          <w:bCs/>
          <w:color w:val="292929"/>
          <w:spacing w:val="-5"/>
          <w:sz w:val="24"/>
          <w:szCs w:val="24"/>
        </w:rPr>
        <w:t>logger</w:t>
      </w:r>
      <w:r>
        <w:rPr>
          <w:rStyle w:val="nz"/>
          <w:color w:val="292929"/>
          <w:spacing w:val="-5"/>
          <w:sz w:val="24"/>
          <w:szCs w:val="24"/>
        </w:rPr>
        <w:t>.info(</w:t>
      </w:r>
      <w:r>
        <w:rPr>
          <w:rStyle w:val="Strong"/>
          <w:rFonts w:eastAsiaTheme="majorEastAsia"/>
          <w:color w:val="292929"/>
          <w:spacing w:val="-5"/>
          <w:sz w:val="24"/>
          <w:szCs w:val="24"/>
        </w:rPr>
        <w:t>"delivery completed"</w:t>
      </w:r>
      <w:r>
        <w:rPr>
          <w:rStyle w:val="nz"/>
          <w:color w:val="292929"/>
          <w:spacing w:val="-5"/>
          <w:sz w:val="24"/>
          <w:szCs w:val="24"/>
        </w:rPr>
        <w:t>);</w:t>
      </w:r>
      <w:r>
        <w:rPr>
          <w:color w:val="292929"/>
          <w:spacing w:val="-5"/>
          <w:sz w:val="24"/>
          <w:szCs w:val="24"/>
        </w:rPr>
        <w:br/>
      </w:r>
      <w:r>
        <w:rPr>
          <w:color w:val="292929"/>
          <w:spacing w:val="-5"/>
          <w:sz w:val="24"/>
          <w:szCs w:val="24"/>
        </w:rPr>
        <w:br/>
      </w:r>
      <w:r>
        <w:rPr>
          <w:rStyle w:val="nz"/>
          <w:color w:val="292929"/>
          <w:spacing w:val="-5"/>
          <w:sz w:val="24"/>
          <w:szCs w:val="24"/>
        </w:rPr>
        <w:t xml:space="preserve">    }</w:t>
      </w:r>
      <w:r>
        <w:rPr>
          <w:color w:val="292929"/>
          <w:spacing w:val="-5"/>
          <w:sz w:val="24"/>
          <w:szCs w:val="24"/>
        </w:rPr>
        <w:br/>
      </w:r>
      <w:r>
        <w:rPr>
          <w:color w:val="292929"/>
          <w:spacing w:val="-5"/>
          <w:sz w:val="24"/>
          <w:szCs w:val="24"/>
        </w:rPr>
        <w:br/>
      </w:r>
      <w:r>
        <w:rPr>
          <w:rStyle w:val="nz"/>
          <w:color w:val="292929"/>
          <w:spacing w:val="-5"/>
          <w:sz w:val="24"/>
          <w:szCs w:val="24"/>
        </w:rPr>
        <w:t xml:space="preserve">    </w:t>
      </w:r>
      <w:r>
        <w:rPr>
          <w:i/>
          <w:iCs/>
          <w:color w:val="292929"/>
          <w:spacing w:val="-5"/>
          <w:sz w:val="24"/>
          <w:szCs w:val="24"/>
        </w:rPr>
        <w:br/>
      </w:r>
      <w:r>
        <w:rPr>
          <w:rStyle w:val="Emphasis"/>
          <w:color w:val="292929"/>
          <w:spacing w:val="-5"/>
          <w:sz w:val="24"/>
          <w:szCs w:val="24"/>
        </w:rPr>
        <w:t xml:space="preserve">    </w:t>
      </w:r>
      <w:r>
        <w:rPr>
          <w:rStyle w:val="nz"/>
          <w:color w:val="292929"/>
          <w:spacing w:val="-5"/>
          <w:sz w:val="24"/>
          <w:szCs w:val="24"/>
        </w:rPr>
        <w:t>@Override</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public void </w:t>
      </w:r>
      <w:proofErr w:type="spellStart"/>
      <w:r>
        <w:rPr>
          <w:rStyle w:val="nz"/>
          <w:color w:val="292929"/>
          <w:spacing w:val="-5"/>
          <w:sz w:val="24"/>
          <w:szCs w:val="24"/>
        </w:rPr>
        <w:t>messageArrived</w:t>
      </w:r>
      <w:proofErr w:type="spellEnd"/>
      <w:r>
        <w:rPr>
          <w:rStyle w:val="nz"/>
          <w:color w:val="292929"/>
          <w:spacing w:val="-5"/>
          <w:sz w:val="24"/>
          <w:szCs w:val="24"/>
        </w:rPr>
        <w:t xml:space="preserve">(String arg0, </w:t>
      </w:r>
      <w:proofErr w:type="spellStart"/>
      <w:r>
        <w:rPr>
          <w:rStyle w:val="nz"/>
          <w:color w:val="292929"/>
          <w:spacing w:val="-5"/>
          <w:sz w:val="24"/>
          <w:szCs w:val="24"/>
        </w:rPr>
        <w:t>MqttMessage</w:t>
      </w:r>
      <w:proofErr w:type="spellEnd"/>
      <w:r>
        <w:rPr>
          <w:rStyle w:val="nz"/>
          <w:color w:val="292929"/>
          <w:spacing w:val="-5"/>
          <w:sz w:val="24"/>
          <w:szCs w:val="24"/>
        </w:rPr>
        <w:t xml:space="preserve"> arg1) </w:t>
      </w:r>
      <w:r>
        <w:rPr>
          <w:rStyle w:val="Strong"/>
          <w:rFonts w:eastAsiaTheme="majorEastAsia"/>
          <w:color w:val="292929"/>
          <w:spacing w:val="-5"/>
          <w:sz w:val="24"/>
          <w:szCs w:val="24"/>
        </w:rPr>
        <w:t xml:space="preserve">throws </w:t>
      </w:r>
      <w:r>
        <w:rPr>
          <w:rStyle w:val="nz"/>
          <w:color w:val="292929"/>
          <w:spacing w:val="-5"/>
          <w:sz w:val="24"/>
          <w:szCs w:val="24"/>
        </w:rPr>
        <w:t>Exception {</w:t>
      </w:r>
      <w:r>
        <w:rPr>
          <w:color w:val="292929"/>
          <w:spacing w:val="-5"/>
          <w:sz w:val="24"/>
          <w:szCs w:val="24"/>
        </w:rPr>
        <w:br/>
      </w:r>
      <w:r>
        <w:rPr>
          <w:rStyle w:val="nz"/>
          <w:color w:val="292929"/>
          <w:spacing w:val="-5"/>
          <w:sz w:val="24"/>
          <w:szCs w:val="24"/>
        </w:rPr>
        <w:t xml:space="preserve">        </w:t>
      </w:r>
      <w:r>
        <w:rPr>
          <w:rStyle w:val="Emphasis"/>
          <w:color w:val="292929"/>
          <w:spacing w:val="-5"/>
          <w:sz w:val="24"/>
          <w:szCs w:val="24"/>
        </w:rPr>
        <w:t>// Leave it blank for Publisher</w:t>
      </w:r>
      <w:r>
        <w:rPr>
          <w:i/>
          <w:iCs/>
          <w:color w:val="292929"/>
          <w:spacing w:val="-5"/>
          <w:sz w:val="24"/>
          <w:szCs w:val="24"/>
        </w:rPr>
        <w:br/>
      </w:r>
      <w:r>
        <w:rPr>
          <w:i/>
          <w:iCs/>
          <w:color w:val="292929"/>
          <w:spacing w:val="-5"/>
          <w:sz w:val="24"/>
          <w:szCs w:val="24"/>
        </w:rPr>
        <w:br/>
      </w:r>
      <w:r>
        <w:rPr>
          <w:rStyle w:val="Emphasis"/>
          <w:color w:val="292929"/>
          <w:spacing w:val="-5"/>
          <w:sz w:val="24"/>
          <w:szCs w:val="24"/>
        </w:rPr>
        <w:t xml:space="preserve">    </w:t>
      </w:r>
      <w:r>
        <w:rPr>
          <w:rStyle w:val="nz"/>
          <w:color w:val="292929"/>
          <w:spacing w:val="-5"/>
          <w:sz w:val="24"/>
          <w:szCs w:val="24"/>
        </w:rPr>
        <w:t>}@Override</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protected void </w:t>
      </w:r>
      <w:r>
        <w:rPr>
          <w:rStyle w:val="nz"/>
          <w:color w:val="292929"/>
          <w:spacing w:val="-5"/>
          <w:sz w:val="24"/>
          <w:szCs w:val="24"/>
        </w:rPr>
        <w:t xml:space="preserve">config(String broker, Integer port, Boolean </w:t>
      </w:r>
      <w:proofErr w:type="spellStart"/>
      <w:r>
        <w:rPr>
          <w:rStyle w:val="nz"/>
          <w:color w:val="292929"/>
          <w:spacing w:val="-5"/>
          <w:sz w:val="24"/>
          <w:szCs w:val="24"/>
        </w:rPr>
        <w:t>ssl</w:t>
      </w:r>
      <w:proofErr w:type="spellEnd"/>
      <w:r>
        <w:rPr>
          <w:rStyle w:val="nz"/>
          <w:color w:val="292929"/>
          <w:spacing w:val="-5"/>
          <w:sz w:val="24"/>
          <w:szCs w:val="24"/>
        </w:rPr>
        <w:t xml:space="preserve">, Boolean </w:t>
      </w:r>
      <w:proofErr w:type="spellStart"/>
      <w:r>
        <w:rPr>
          <w:rStyle w:val="nz"/>
          <w:color w:val="292929"/>
          <w:spacing w:val="-5"/>
          <w:sz w:val="24"/>
          <w:szCs w:val="24"/>
        </w:rPr>
        <w:t>withUserNamePass</w:t>
      </w:r>
      <w:proofErr w:type="spellEnd"/>
      <w:r>
        <w:rPr>
          <w:rStyle w:val="nz"/>
          <w:color w:val="292929"/>
          <w:spacing w:val="-5"/>
          <w:sz w:val="24"/>
          <w:szCs w:val="24"/>
        </w:rPr>
        <w:t>) {</w:t>
      </w:r>
      <w:r>
        <w:rPr>
          <w:color w:val="292929"/>
          <w:spacing w:val="-5"/>
          <w:sz w:val="24"/>
          <w:szCs w:val="24"/>
        </w:rPr>
        <w:br/>
      </w:r>
      <w:r>
        <w:rPr>
          <w:rStyle w:val="nz"/>
          <w:color w:val="292929"/>
          <w:spacing w:val="-5"/>
          <w:sz w:val="24"/>
          <w:szCs w:val="24"/>
        </w:rPr>
        <w:t xml:space="preserve">        // Like we did in </w:t>
      </w:r>
      <w:proofErr w:type="spellStart"/>
      <w:r>
        <w:rPr>
          <w:rStyle w:val="nz"/>
          <w:color w:val="292929"/>
          <w:spacing w:val="-5"/>
          <w:sz w:val="24"/>
          <w:szCs w:val="24"/>
        </w:rPr>
        <w:t>MqttSubscribe</w:t>
      </w:r>
      <w:proofErr w:type="spellEnd"/>
      <w:r>
        <w:rPr>
          <w:color w:val="292929"/>
          <w:spacing w:val="-5"/>
          <w:sz w:val="24"/>
          <w:szCs w:val="24"/>
        </w:rPr>
        <w:br/>
      </w:r>
      <w:r>
        <w:rPr>
          <w:rStyle w:val="nz"/>
          <w:color w:val="292929"/>
          <w:spacing w:val="-5"/>
          <w:sz w:val="24"/>
          <w:szCs w:val="24"/>
        </w:rPr>
        <w:t xml:space="preserve">    }</w:t>
      </w:r>
      <w:r>
        <w:rPr>
          <w:color w:val="292929"/>
          <w:spacing w:val="-5"/>
          <w:sz w:val="24"/>
          <w:szCs w:val="24"/>
        </w:rPr>
        <w:br/>
      </w:r>
      <w:r>
        <w:rPr>
          <w:color w:val="292929"/>
          <w:spacing w:val="-5"/>
          <w:sz w:val="24"/>
          <w:szCs w:val="24"/>
        </w:rPr>
        <w:br/>
      </w:r>
      <w:r>
        <w:rPr>
          <w:rStyle w:val="nz"/>
          <w:color w:val="292929"/>
          <w:spacing w:val="-5"/>
          <w:sz w:val="24"/>
          <w:szCs w:val="24"/>
        </w:rPr>
        <w:t xml:space="preserve">    @Override</w:t>
      </w:r>
      <w:r>
        <w:rPr>
          <w:color w:val="292929"/>
          <w:spacing w:val="-5"/>
          <w:sz w:val="24"/>
          <w:szCs w:val="24"/>
        </w:rPr>
        <w:br/>
      </w:r>
      <w:r>
        <w:rPr>
          <w:rStyle w:val="nz"/>
          <w:color w:val="292929"/>
          <w:spacing w:val="-5"/>
          <w:sz w:val="24"/>
          <w:szCs w:val="24"/>
        </w:rPr>
        <w:t xml:space="preserve">    </w:t>
      </w:r>
      <w:r>
        <w:rPr>
          <w:rStyle w:val="Strong"/>
          <w:rFonts w:eastAsiaTheme="majorEastAsia"/>
          <w:color w:val="292929"/>
          <w:spacing w:val="-5"/>
          <w:sz w:val="24"/>
          <w:szCs w:val="24"/>
        </w:rPr>
        <w:t xml:space="preserve">protected void </w:t>
      </w:r>
      <w:r>
        <w:rPr>
          <w:rStyle w:val="nz"/>
          <w:color w:val="292929"/>
          <w:spacing w:val="-5"/>
          <w:sz w:val="24"/>
          <w:szCs w:val="24"/>
        </w:rPr>
        <w:t>config() {</w:t>
      </w:r>
      <w:r>
        <w:rPr>
          <w:color w:val="292929"/>
          <w:spacing w:val="-5"/>
          <w:sz w:val="24"/>
          <w:szCs w:val="24"/>
        </w:rPr>
        <w:br/>
      </w:r>
      <w:r>
        <w:rPr>
          <w:rStyle w:val="nz"/>
          <w:color w:val="292929"/>
          <w:spacing w:val="-5"/>
          <w:sz w:val="24"/>
          <w:szCs w:val="24"/>
        </w:rPr>
        <w:t xml:space="preserve">      // Like we did in </w:t>
      </w:r>
      <w:proofErr w:type="spellStart"/>
      <w:r>
        <w:rPr>
          <w:rStyle w:val="nz"/>
          <w:color w:val="292929"/>
          <w:spacing w:val="-5"/>
          <w:sz w:val="24"/>
          <w:szCs w:val="24"/>
        </w:rPr>
        <w:t>MqttSubscribe</w:t>
      </w:r>
      <w:proofErr w:type="spellEnd"/>
      <w:r>
        <w:rPr>
          <w:rStyle w:val="nz"/>
          <w:color w:val="292929"/>
          <w:spacing w:val="-5"/>
          <w:sz w:val="24"/>
          <w:szCs w:val="24"/>
        </w:rPr>
        <w:t xml:space="preserve">       </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rStyle w:val="nz"/>
          <w:color w:val="292929"/>
          <w:spacing w:val="-5"/>
          <w:sz w:val="24"/>
          <w:szCs w:val="24"/>
        </w:rPr>
        <w:t xml:space="preserve">   </w:t>
      </w:r>
      <w:r>
        <w:rPr>
          <w:color w:val="292929"/>
          <w:spacing w:val="-5"/>
          <w:sz w:val="24"/>
          <w:szCs w:val="24"/>
        </w:rPr>
        <w:br/>
      </w:r>
      <w:r>
        <w:rPr>
          <w:color w:val="292929"/>
          <w:spacing w:val="-5"/>
          <w:sz w:val="24"/>
          <w:szCs w:val="24"/>
        </w:rPr>
        <w:br/>
      </w:r>
      <w:r>
        <w:rPr>
          <w:rStyle w:val="nz"/>
          <w:color w:val="292929"/>
          <w:spacing w:val="-5"/>
          <w:sz w:val="24"/>
          <w:szCs w:val="24"/>
        </w:rPr>
        <w:t xml:space="preserve">    }</w:t>
      </w:r>
    </w:p>
    <w:p w14:paraId="531FC5DF" w14:textId="77777777" w:rsidR="00597C75" w:rsidRDefault="00597C75" w:rsidP="00597C75">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There are Many MQTT client are available as </w:t>
      </w:r>
      <w:proofErr w:type="spellStart"/>
      <w:r>
        <w:rPr>
          <w:rFonts w:ascii="Georgia" w:hAnsi="Georgia"/>
          <w:color w:val="292929"/>
          <w:spacing w:val="-1"/>
          <w:sz w:val="30"/>
          <w:szCs w:val="30"/>
        </w:rPr>
        <w:fldChar w:fldCharType="begin"/>
      </w:r>
      <w:r>
        <w:rPr>
          <w:rFonts w:ascii="Georgia" w:hAnsi="Georgia"/>
          <w:color w:val="292929"/>
          <w:spacing w:val="-1"/>
          <w:sz w:val="30"/>
          <w:szCs w:val="30"/>
        </w:rPr>
        <w:instrText>HYPERLINK "https://mqttfx.jensd.de/" \t "_blank"</w:instrText>
      </w:r>
      <w:r>
        <w:rPr>
          <w:rFonts w:ascii="Georgia" w:hAnsi="Georgia"/>
          <w:color w:val="292929"/>
          <w:spacing w:val="-1"/>
          <w:sz w:val="30"/>
          <w:szCs w:val="30"/>
        </w:rPr>
      </w:r>
      <w:r>
        <w:rPr>
          <w:rFonts w:ascii="Georgia" w:hAnsi="Georgia"/>
          <w:color w:val="292929"/>
          <w:spacing w:val="-1"/>
          <w:sz w:val="30"/>
          <w:szCs w:val="30"/>
        </w:rPr>
        <w:fldChar w:fldCharType="separate"/>
      </w:r>
      <w:r>
        <w:rPr>
          <w:rStyle w:val="Emphasis"/>
          <w:rFonts w:ascii="Georgia" w:hAnsi="Georgia"/>
          <w:b/>
          <w:bCs/>
          <w:color w:val="0000FF"/>
          <w:spacing w:val="-1"/>
          <w:sz w:val="30"/>
          <w:szCs w:val="30"/>
          <w:u w:val="single"/>
        </w:rPr>
        <w:t>MQTT.fx</w:t>
      </w:r>
      <w:proofErr w:type="spellEnd"/>
      <w:r>
        <w:rPr>
          <w:rFonts w:ascii="Georgia" w:hAnsi="Georgia"/>
          <w:color w:val="292929"/>
          <w:spacing w:val="-1"/>
          <w:sz w:val="30"/>
          <w:szCs w:val="30"/>
        </w:rPr>
        <w:fldChar w:fldCharType="end"/>
      </w:r>
      <w:r>
        <w:rPr>
          <w:rFonts w:ascii="Georgia" w:hAnsi="Georgia"/>
          <w:color w:val="292929"/>
          <w:spacing w:val="-1"/>
          <w:sz w:val="30"/>
          <w:szCs w:val="30"/>
        </w:rPr>
        <w:t> , </w:t>
      </w:r>
      <w:proofErr w:type="spellStart"/>
      <w:r>
        <w:rPr>
          <w:rFonts w:ascii="Georgia" w:hAnsi="Georgia"/>
          <w:color w:val="292929"/>
          <w:spacing w:val="-1"/>
          <w:sz w:val="30"/>
          <w:szCs w:val="30"/>
        </w:rPr>
        <w:fldChar w:fldCharType="begin"/>
      </w:r>
      <w:r>
        <w:rPr>
          <w:rFonts w:ascii="Georgia" w:hAnsi="Georgia"/>
          <w:color w:val="292929"/>
          <w:spacing w:val="-1"/>
          <w:sz w:val="30"/>
          <w:szCs w:val="30"/>
        </w:rPr>
        <w:instrText>HYPERLINK "http://workswithweb.com/mqttbox.html" \t "_blank"</w:instrText>
      </w:r>
      <w:r>
        <w:rPr>
          <w:rFonts w:ascii="Georgia" w:hAnsi="Georgia"/>
          <w:color w:val="292929"/>
          <w:spacing w:val="-1"/>
          <w:sz w:val="30"/>
          <w:szCs w:val="30"/>
        </w:rPr>
      </w:r>
      <w:r>
        <w:rPr>
          <w:rFonts w:ascii="Georgia" w:hAnsi="Georgia"/>
          <w:color w:val="292929"/>
          <w:spacing w:val="-1"/>
          <w:sz w:val="30"/>
          <w:szCs w:val="30"/>
        </w:rPr>
        <w:fldChar w:fldCharType="separate"/>
      </w:r>
      <w:r>
        <w:rPr>
          <w:rStyle w:val="Emphasis"/>
          <w:rFonts w:ascii="Georgia" w:hAnsi="Georgia"/>
          <w:b/>
          <w:bCs/>
          <w:color w:val="0000FF"/>
          <w:spacing w:val="-1"/>
          <w:sz w:val="30"/>
          <w:szCs w:val="30"/>
          <w:u w:val="single"/>
        </w:rPr>
        <w:t>mqttBox</w:t>
      </w:r>
      <w:proofErr w:type="spellEnd"/>
      <w:r>
        <w:rPr>
          <w:rFonts w:ascii="Georgia" w:hAnsi="Georgia"/>
          <w:color w:val="292929"/>
          <w:spacing w:val="-1"/>
          <w:sz w:val="30"/>
          <w:szCs w:val="30"/>
        </w:rPr>
        <w:fldChar w:fldCharType="end"/>
      </w:r>
    </w:p>
    <w:p w14:paraId="04F6D21C" w14:textId="77777777" w:rsidR="00597C75" w:rsidRDefault="00597C75" w:rsidP="00597C75">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 xml:space="preserve">which we can you use to testing </w:t>
      </w:r>
      <w:proofErr w:type="spellStart"/>
      <w:r>
        <w:rPr>
          <w:rFonts w:ascii="Georgia" w:hAnsi="Georgia"/>
          <w:color w:val="292929"/>
          <w:spacing w:val="-1"/>
          <w:sz w:val="30"/>
          <w:szCs w:val="30"/>
        </w:rPr>
        <w:t>Mqtt</w:t>
      </w:r>
      <w:proofErr w:type="spellEnd"/>
      <w:r>
        <w:rPr>
          <w:rFonts w:ascii="Georgia" w:hAnsi="Georgia"/>
          <w:color w:val="292929"/>
          <w:spacing w:val="-1"/>
          <w:sz w:val="30"/>
          <w:szCs w:val="30"/>
        </w:rPr>
        <w:t xml:space="preserve"> Data transfer like publish and subscribe</w:t>
      </w:r>
    </w:p>
    <w:p w14:paraId="649E2642"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7409254B"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02E0BEDF"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45CD2D0A"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6B8073C2"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414740AF"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5EEA8B58"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37218353"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78DD5AD4"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174A4BB7"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086E2803"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2BD22B04"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1020EEDA"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40E78A83"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2457FC74"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730B259F"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1699B934"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418A77AC"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2B1240BC"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15DCB328"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5DAADF4B"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1E0895FD"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15FDA877"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6299D3A5"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73F75EE9"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68B95D86"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535E4FCB"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6D195CEB"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297DD1F6"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41845806"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493674ED"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646E8BF0"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67708BC1"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350D1776"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766F76E8"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644FFF80"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4A8BD3F1"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6E8CC61A"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672A56FB"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68607AFA"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291ED38F"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01D952F4" w14:textId="77777777" w:rsidR="00597C75"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p w14:paraId="5C23EA23" w14:textId="77777777" w:rsidR="00597C75" w:rsidRPr="00C8768C" w:rsidRDefault="00597C75" w:rsidP="00C8768C">
      <w:pPr>
        <w:pStyle w:val="NormalWeb"/>
        <w:spacing w:before="0" w:beforeAutospacing="0" w:after="0" w:afterAutospacing="0"/>
        <w:textAlignment w:val="baseline"/>
        <w:rPr>
          <w:rFonts w:asciiTheme="minorHAnsi" w:hAnsiTheme="minorHAnsi" w:cstheme="minorHAnsi"/>
          <w:color w:val="000000"/>
          <w:spacing w:val="2"/>
          <w:sz w:val="27"/>
          <w:szCs w:val="27"/>
        </w:rPr>
      </w:pPr>
    </w:p>
    <w:sectPr w:rsidR="00597C75" w:rsidRPr="00C876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34D71"/>
    <w:multiLevelType w:val="multilevel"/>
    <w:tmpl w:val="7F50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9C30FD"/>
    <w:multiLevelType w:val="multilevel"/>
    <w:tmpl w:val="42623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1F5D70"/>
    <w:multiLevelType w:val="multilevel"/>
    <w:tmpl w:val="D3E6A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E2147E"/>
    <w:multiLevelType w:val="multilevel"/>
    <w:tmpl w:val="B95C9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B24158"/>
    <w:multiLevelType w:val="multilevel"/>
    <w:tmpl w:val="25941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73644">
    <w:abstractNumId w:val="4"/>
  </w:num>
  <w:num w:numId="2" w16cid:durableId="119811811">
    <w:abstractNumId w:val="1"/>
  </w:num>
  <w:num w:numId="3" w16cid:durableId="1021668733">
    <w:abstractNumId w:val="2"/>
  </w:num>
  <w:num w:numId="4" w16cid:durableId="1157528850">
    <w:abstractNumId w:val="0"/>
  </w:num>
  <w:num w:numId="5" w16cid:durableId="154274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376"/>
    <w:rsid w:val="00106376"/>
    <w:rsid w:val="002524B7"/>
    <w:rsid w:val="002B0D6F"/>
    <w:rsid w:val="00321EAE"/>
    <w:rsid w:val="004E5E61"/>
    <w:rsid w:val="00597C75"/>
    <w:rsid w:val="00945A6A"/>
    <w:rsid w:val="009F3F94"/>
    <w:rsid w:val="00A1261C"/>
    <w:rsid w:val="00C4755F"/>
    <w:rsid w:val="00C5409E"/>
    <w:rsid w:val="00C876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D70AB"/>
  <w15:chartTrackingRefBased/>
  <w15:docId w15:val="{FB1C086C-D1A9-4E3D-9BF6-741858CF7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768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C87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7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F3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F3F94"/>
    <w:rPr>
      <w:rFonts w:ascii="Courier New" w:eastAsia="Times New Roman" w:hAnsi="Courier New" w:cs="Courier New"/>
      <w:kern w:val="0"/>
      <w:sz w:val="20"/>
      <w:szCs w:val="20"/>
      <w:lang w:eastAsia="en-IN"/>
      <w14:ligatures w14:val="none"/>
    </w:rPr>
  </w:style>
  <w:style w:type="character" w:customStyle="1" w:styleId="Heading1Char">
    <w:name w:val="Heading 1 Char"/>
    <w:basedOn w:val="DefaultParagraphFont"/>
    <w:link w:val="Heading1"/>
    <w:uiPriority w:val="9"/>
    <w:rsid w:val="00C8768C"/>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unhideWhenUsed/>
    <w:rsid w:val="00C876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C8768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8768C"/>
    <w:rPr>
      <w:b/>
      <w:bCs/>
    </w:rPr>
  </w:style>
  <w:style w:type="character" w:styleId="Hyperlink">
    <w:name w:val="Hyperlink"/>
    <w:basedOn w:val="DefaultParagraphFont"/>
    <w:uiPriority w:val="99"/>
    <w:semiHidden/>
    <w:unhideWhenUsed/>
    <w:rsid w:val="00C8768C"/>
    <w:rPr>
      <w:color w:val="0000FF"/>
      <w:u w:val="single"/>
    </w:rPr>
  </w:style>
  <w:style w:type="character" w:customStyle="1" w:styleId="Heading3Char">
    <w:name w:val="Heading 3 Char"/>
    <w:basedOn w:val="DefaultParagraphFont"/>
    <w:link w:val="Heading3"/>
    <w:uiPriority w:val="9"/>
    <w:semiHidden/>
    <w:rsid w:val="00C8768C"/>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C8768C"/>
    <w:rPr>
      <w:i/>
      <w:iCs/>
    </w:rPr>
  </w:style>
  <w:style w:type="character" w:customStyle="1" w:styleId="topic-highlight">
    <w:name w:val="topic-highlight"/>
    <w:basedOn w:val="DefaultParagraphFont"/>
    <w:rsid w:val="00945A6A"/>
  </w:style>
  <w:style w:type="paragraph" w:customStyle="1" w:styleId="pw-post-body-paragraph">
    <w:name w:val="pw-post-body-paragraph"/>
    <w:basedOn w:val="Normal"/>
    <w:rsid w:val="00597C7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km">
    <w:name w:val="km"/>
    <w:basedOn w:val="Normal"/>
    <w:rsid w:val="00597C7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z">
    <w:name w:val="nz"/>
    <w:basedOn w:val="DefaultParagraphFont"/>
    <w:rsid w:val="00597C75"/>
  </w:style>
  <w:style w:type="character" w:styleId="HTMLCode">
    <w:name w:val="HTML Code"/>
    <w:basedOn w:val="DefaultParagraphFont"/>
    <w:uiPriority w:val="99"/>
    <w:semiHidden/>
    <w:unhideWhenUsed/>
    <w:rsid w:val="00597C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496976">
      <w:bodyDiv w:val="1"/>
      <w:marLeft w:val="0"/>
      <w:marRight w:val="0"/>
      <w:marTop w:val="0"/>
      <w:marBottom w:val="0"/>
      <w:divBdr>
        <w:top w:val="none" w:sz="0" w:space="0" w:color="auto"/>
        <w:left w:val="none" w:sz="0" w:space="0" w:color="auto"/>
        <w:bottom w:val="none" w:sz="0" w:space="0" w:color="auto"/>
        <w:right w:val="none" w:sz="0" w:space="0" w:color="auto"/>
      </w:divBdr>
    </w:div>
    <w:div w:id="436292945">
      <w:bodyDiv w:val="1"/>
      <w:marLeft w:val="0"/>
      <w:marRight w:val="0"/>
      <w:marTop w:val="0"/>
      <w:marBottom w:val="0"/>
      <w:divBdr>
        <w:top w:val="none" w:sz="0" w:space="0" w:color="auto"/>
        <w:left w:val="none" w:sz="0" w:space="0" w:color="auto"/>
        <w:bottom w:val="none" w:sz="0" w:space="0" w:color="auto"/>
        <w:right w:val="none" w:sz="0" w:space="0" w:color="auto"/>
      </w:divBdr>
    </w:div>
    <w:div w:id="571743406">
      <w:bodyDiv w:val="1"/>
      <w:marLeft w:val="0"/>
      <w:marRight w:val="0"/>
      <w:marTop w:val="0"/>
      <w:marBottom w:val="0"/>
      <w:divBdr>
        <w:top w:val="none" w:sz="0" w:space="0" w:color="auto"/>
        <w:left w:val="none" w:sz="0" w:space="0" w:color="auto"/>
        <w:bottom w:val="none" w:sz="0" w:space="0" w:color="auto"/>
        <w:right w:val="none" w:sz="0" w:space="0" w:color="auto"/>
      </w:divBdr>
    </w:div>
    <w:div w:id="832522975">
      <w:bodyDiv w:val="1"/>
      <w:marLeft w:val="0"/>
      <w:marRight w:val="0"/>
      <w:marTop w:val="0"/>
      <w:marBottom w:val="0"/>
      <w:divBdr>
        <w:top w:val="none" w:sz="0" w:space="0" w:color="auto"/>
        <w:left w:val="none" w:sz="0" w:space="0" w:color="auto"/>
        <w:bottom w:val="none" w:sz="0" w:space="0" w:color="auto"/>
        <w:right w:val="none" w:sz="0" w:space="0" w:color="auto"/>
      </w:divBdr>
    </w:div>
    <w:div w:id="1124152114">
      <w:bodyDiv w:val="1"/>
      <w:marLeft w:val="0"/>
      <w:marRight w:val="0"/>
      <w:marTop w:val="0"/>
      <w:marBottom w:val="0"/>
      <w:divBdr>
        <w:top w:val="none" w:sz="0" w:space="0" w:color="auto"/>
        <w:left w:val="none" w:sz="0" w:space="0" w:color="auto"/>
        <w:bottom w:val="none" w:sz="0" w:space="0" w:color="auto"/>
        <w:right w:val="none" w:sz="0" w:space="0" w:color="auto"/>
      </w:divBdr>
      <w:divsChild>
        <w:div w:id="287203045">
          <w:marLeft w:val="0"/>
          <w:marRight w:val="0"/>
          <w:marTop w:val="0"/>
          <w:marBottom w:val="0"/>
          <w:divBdr>
            <w:top w:val="none" w:sz="0" w:space="0" w:color="auto"/>
            <w:left w:val="none" w:sz="0" w:space="0" w:color="auto"/>
            <w:bottom w:val="none" w:sz="0" w:space="0" w:color="auto"/>
            <w:right w:val="none" w:sz="0" w:space="0" w:color="auto"/>
          </w:divBdr>
        </w:div>
        <w:div w:id="1614552958">
          <w:marLeft w:val="0"/>
          <w:marRight w:val="0"/>
          <w:marTop w:val="0"/>
          <w:marBottom w:val="0"/>
          <w:divBdr>
            <w:top w:val="none" w:sz="0" w:space="0" w:color="auto"/>
            <w:left w:val="none" w:sz="0" w:space="0" w:color="auto"/>
            <w:bottom w:val="none" w:sz="0" w:space="0" w:color="auto"/>
            <w:right w:val="none" w:sz="0" w:space="0" w:color="auto"/>
          </w:divBdr>
        </w:div>
      </w:divsChild>
    </w:div>
    <w:div w:id="1194923039">
      <w:bodyDiv w:val="1"/>
      <w:marLeft w:val="0"/>
      <w:marRight w:val="0"/>
      <w:marTop w:val="0"/>
      <w:marBottom w:val="0"/>
      <w:divBdr>
        <w:top w:val="none" w:sz="0" w:space="0" w:color="auto"/>
        <w:left w:val="none" w:sz="0" w:space="0" w:color="auto"/>
        <w:bottom w:val="none" w:sz="0" w:space="0" w:color="auto"/>
        <w:right w:val="none" w:sz="0" w:space="0" w:color="auto"/>
      </w:divBdr>
    </w:div>
    <w:div w:id="1461070955">
      <w:bodyDiv w:val="1"/>
      <w:marLeft w:val="0"/>
      <w:marRight w:val="0"/>
      <w:marTop w:val="0"/>
      <w:marBottom w:val="0"/>
      <w:divBdr>
        <w:top w:val="none" w:sz="0" w:space="0" w:color="auto"/>
        <w:left w:val="none" w:sz="0" w:space="0" w:color="auto"/>
        <w:bottom w:val="none" w:sz="0" w:space="0" w:color="auto"/>
        <w:right w:val="none" w:sz="0" w:space="0" w:color="auto"/>
      </w:divBdr>
    </w:div>
    <w:div w:id="1532765086">
      <w:bodyDiv w:val="1"/>
      <w:marLeft w:val="0"/>
      <w:marRight w:val="0"/>
      <w:marTop w:val="0"/>
      <w:marBottom w:val="0"/>
      <w:divBdr>
        <w:top w:val="none" w:sz="0" w:space="0" w:color="auto"/>
        <w:left w:val="none" w:sz="0" w:space="0" w:color="auto"/>
        <w:bottom w:val="none" w:sz="0" w:space="0" w:color="auto"/>
        <w:right w:val="none" w:sz="0" w:space="0" w:color="auto"/>
      </w:divBdr>
    </w:div>
    <w:div w:id="1551647027">
      <w:bodyDiv w:val="1"/>
      <w:marLeft w:val="0"/>
      <w:marRight w:val="0"/>
      <w:marTop w:val="0"/>
      <w:marBottom w:val="0"/>
      <w:divBdr>
        <w:top w:val="none" w:sz="0" w:space="0" w:color="auto"/>
        <w:left w:val="none" w:sz="0" w:space="0" w:color="auto"/>
        <w:bottom w:val="none" w:sz="0" w:space="0" w:color="auto"/>
        <w:right w:val="none" w:sz="0" w:space="0" w:color="auto"/>
      </w:divBdr>
    </w:div>
    <w:div w:id="1568539456">
      <w:bodyDiv w:val="1"/>
      <w:marLeft w:val="0"/>
      <w:marRight w:val="0"/>
      <w:marTop w:val="0"/>
      <w:marBottom w:val="0"/>
      <w:divBdr>
        <w:top w:val="none" w:sz="0" w:space="0" w:color="auto"/>
        <w:left w:val="none" w:sz="0" w:space="0" w:color="auto"/>
        <w:bottom w:val="none" w:sz="0" w:space="0" w:color="auto"/>
        <w:right w:val="none" w:sz="0" w:space="0" w:color="auto"/>
      </w:divBdr>
    </w:div>
    <w:div w:id="2049212134">
      <w:bodyDiv w:val="1"/>
      <w:marLeft w:val="0"/>
      <w:marRight w:val="0"/>
      <w:marTop w:val="0"/>
      <w:marBottom w:val="0"/>
      <w:divBdr>
        <w:top w:val="none" w:sz="0" w:space="0" w:color="auto"/>
        <w:left w:val="none" w:sz="0" w:space="0" w:color="auto"/>
        <w:bottom w:val="none" w:sz="0" w:space="0" w:color="auto"/>
        <w:right w:val="none" w:sz="0" w:space="0" w:color="auto"/>
      </w:divBdr>
    </w:div>
    <w:div w:id="2098212029">
      <w:bodyDiv w:val="1"/>
      <w:marLeft w:val="0"/>
      <w:marRight w:val="0"/>
      <w:marTop w:val="0"/>
      <w:marBottom w:val="0"/>
      <w:divBdr>
        <w:top w:val="none" w:sz="0" w:space="0" w:color="auto"/>
        <w:left w:val="none" w:sz="0" w:space="0" w:color="auto"/>
        <w:bottom w:val="none" w:sz="0" w:space="0" w:color="auto"/>
        <w:right w:val="none" w:sz="0" w:space="0" w:color="auto"/>
      </w:divBdr>
    </w:div>
    <w:div w:id="2146239342">
      <w:bodyDiv w:val="1"/>
      <w:marLeft w:val="0"/>
      <w:marRight w:val="0"/>
      <w:marTop w:val="0"/>
      <w:marBottom w:val="0"/>
      <w:divBdr>
        <w:top w:val="none" w:sz="0" w:space="0" w:color="auto"/>
        <w:left w:val="none" w:sz="0" w:space="0" w:color="auto"/>
        <w:bottom w:val="none" w:sz="0" w:space="0" w:color="auto"/>
        <w:right w:val="none" w:sz="0" w:space="0" w:color="auto"/>
      </w:divBdr>
      <w:divsChild>
        <w:div w:id="1186211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toolkit.openmobilealliance.org/OEditor/Legal?back=LWMOView"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openmobilealliance.org/release/LightweightM2M/V1_1_1-20190617-A/HTML-Version/OMA-TS-LightweightM2M_Core-V1_1_1-20190617-A.html" TargetMode="External"/><Relationship Id="rId12" Type="http://schemas.openxmlformats.org/officeDocument/2006/relationships/image" Target="media/image4.png"/><Relationship Id="rId17" Type="http://schemas.openxmlformats.org/officeDocument/2006/relationships/hyperlink" Target="https://www.hivemq.com/" TargetMode="External"/><Relationship Id="rId2" Type="http://schemas.openxmlformats.org/officeDocument/2006/relationships/styles" Target="styles.xml"/><Relationship Id="rId16" Type="http://schemas.openxmlformats.org/officeDocument/2006/relationships/hyperlink" Target="https://vernemq.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www.computerhope.com/jargon/c/client.htm"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vsystem.com/products/anjay/"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22</Pages>
  <Words>3941</Words>
  <Characters>22469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Aipl-license 2</dc:creator>
  <cp:keywords/>
  <dc:description/>
  <cp:lastModifiedBy>Aipl-license 2</cp:lastModifiedBy>
  <cp:revision>8</cp:revision>
  <dcterms:created xsi:type="dcterms:W3CDTF">2023-07-03T10:11:00Z</dcterms:created>
  <dcterms:modified xsi:type="dcterms:W3CDTF">2023-07-13T11:29:00Z</dcterms:modified>
</cp:coreProperties>
</file>